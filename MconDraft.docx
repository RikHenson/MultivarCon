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05D4A" w14:textId="77777777" w:rsidR="004F2F0F" w:rsidRDefault="00413B52" w:rsidP="00413B52">
      <w:pPr>
        <w:ind w:firstLine="720"/>
        <w:jc w:val="both"/>
        <w:rPr>
          <w:ins w:id="0" w:author="Rik Henson" w:date="2019-06-26T13:29:00Z"/>
          <w:rFonts w:eastAsia="TimesNewRomanPSMT" w:cstheme="minorHAnsi"/>
          <w:lang w:val="en-GB"/>
        </w:rPr>
      </w:pPr>
      <w:moveToRangeStart w:id="1" w:author="Rik Henson [2]" w:date="2019-06-29T10:29:00Z" w:name="move12696564"/>
      <w:commentRangeStart w:id="2"/>
      <w:commentRangeStart w:id="3"/>
      <w:moveTo w:id="4" w:author="Rik Henson [2]" w:date="2019-06-29T10:29:00Z">
        <w:r w:rsidRPr="009516D9">
          <w:rPr>
            <w:rFonts w:eastAsia="TimesNewRomanPSMT" w:cstheme="minorHAnsi"/>
          </w:rPr>
          <w:t>standard Pearson correlation</w:t>
        </w:r>
        <w:r>
          <w:rPr>
            <w:rFonts w:eastAsia="TimesNewRomanPSMT" w:cstheme="minorHAnsi"/>
          </w:rPr>
          <w:t xml:space="preserve"> (</w:t>
        </w:r>
        <w:proofErr w:type="spellStart"/>
        <w:r>
          <w:rPr>
            <w:rFonts w:eastAsia="TimesNewRomanPSMT" w:cstheme="minorHAnsi"/>
          </w:rPr>
          <w:t>Hotelling</w:t>
        </w:r>
        <w:proofErr w:type="spellEnd"/>
        <w:r>
          <w:rPr>
            <w:rFonts w:eastAsia="TimesNewRomanPSMT" w:cstheme="minorHAnsi"/>
          </w:rPr>
          <w:t xml:space="preserve"> 1936)</w:t>
        </w:r>
        <w:r>
          <w:rPr>
            <w:rFonts w:eastAsia="TimesNewRomanPSMT" w:cstheme="minorHAnsi"/>
            <w:lang w:val="en-GB"/>
          </w:rPr>
          <w:t xml:space="preserve"> and </w:t>
        </w:r>
        <w:r>
          <w:rPr>
            <w:rFonts w:eastAsia="TimesNewRomanPSMT" w:cstheme="minorHAnsi"/>
          </w:rPr>
          <w:t xml:space="preserve">univariate (UV-) </w:t>
        </w:r>
        <w:r w:rsidRPr="009516D9">
          <w:rPr>
            <w:rFonts w:eastAsia="TimesNewRomanPSMT" w:cstheme="minorHAnsi"/>
          </w:rPr>
          <w:t>pattern dependence</w:t>
        </w:r>
        <w:r>
          <w:rPr>
            <w:rFonts w:eastAsia="TimesNewRomanPSMT" w:cstheme="minorHAnsi"/>
          </w:rPr>
          <w:t xml:space="preserve"> as univariate linear methods,</w:t>
        </w:r>
        <w:r w:rsidRPr="009516D9">
          <w:rPr>
            <w:rFonts w:eastAsia="TimesNewRomanPSMT" w:cstheme="minorHAnsi"/>
          </w:rPr>
          <w:t xml:space="preserve"> </w:t>
        </w:r>
        <w:r>
          <w:rPr>
            <w:rFonts w:eastAsia="TimesNewRomanPSMT" w:cstheme="minorHAnsi"/>
          </w:rPr>
          <w:t xml:space="preserve">multivariate (MV-) pattern dependence </w:t>
        </w:r>
        <w:r w:rsidRPr="009516D9">
          <w:rPr>
            <w:rFonts w:eastAsia="TimesNewRomanPSMT" w:cstheme="minorHAnsi"/>
          </w:rPr>
          <w:t xml:space="preserve">(MVPD, </w:t>
        </w:r>
        <w:proofErr w:type="spellStart"/>
        <w:r w:rsidRPr="009516D9">
          <w:rPr>
            <w:rFonts w:eastAsia="TimesNewRomanPSMT" w:cstheme="minorHAnsi"/>
          </w:rPr>
          <w:t>Anzellotti</w:t>
        </w:r>
        <w:proofErr w:type="spellEnd"/>
        <w:r w:rsidRPr="009516D9">
          <w:rPr>
            <w:rFonts w:eastAsia="TimesNewRomanPSMT" w:cstheme="minorHAnsi"/>
          </w:rPr>
          <w:t xml:space="preserve"> et al. 2017) </w:t>
        </w:r>
        <w:r>
          <w:rPr>
            <w:rFonts w:eastAsia="TimesNewRomanPSMT" w:cstheme="minorHAnsi"/>
          </w:rPr>
          <w:t>and representational connectivity analysis (</w:t>
        </w:r>
        <w:proofErr w:type="spellStart"/>
        <w:r>
          <w:rPr>
            <w:rFonts w:eastAsia="TimesNewRomanPSMT" w:cstheme="minorHAnsi"/>
          </w:rPr>
          <w:t>Kriegeskorte</w:t>
        </w:r>
        <w:proofErr w:type="spellEnd"/>
        <w:r>
          <w:rPr>
            <w:rFonts w:eastAsia="TimesNewRomanPSMT" w:cstheme="minorHAnsi"/>
          </w:rPr>
          <w:t xml:space="preserve"> et al. 2008) as multivariate linear methods, univariate </w:t>
        </w:r>
        <w:r w:rsidRPr="009516D9">
          <w:rPr>
            <w:rFonts w:eastAsia="TimesNewRomanPSMT" w:cstheme="minorHAnsi"/>
          </w:rPr>
          <w:t>distance correlation (</w:t>
        </w:r>
        <w:r>
          <w:rPr>
            <w:rFonts w:eastAsia="TimesNewRomanPSMT" w:cstheme="minorHAnsi"/>
          </w:rPr>
          <w:t>UV-</w:t>
        </w:r>
        <w:proofErr w:type="spellStart"/>
        <w:r w:rsidRPr="009516D9">
          <w:rPr>
            <w:rFonts w:eastAsia="TimesNewRomanPSMT" w:cstheme="minorHAnsi"/>
          </w:rPr>
          <w:t>dCor</w:t>
        </w:r>
        <w:proofErr w:type="spellEnd"/>
        <w:r>
          <w:rPr>
            <w:rFonts w:eastAsia="TimesNewRomanPSMT" w:cstheme="minorHAnsi"/>
          </w:rPr>
          <w:t>) as an example of univariate non-</w:t>
        </w:r>
        <w:commentRangeStart w:id="5"/>
        <w:commentRangeStart w:id="6"/>
        <w:r>
          <w:rPr>
            <w:rFonts w:eastAsia="TimesNewRomanPSMT" w:cstheme="minorHAnsi"/>
          </w:rPr>
          <w:t>linear</w:t>
        </w:r>
      </w:moveTo>
      <w:commentRangeEnd w:id="5"/>
      <w:r w:rsidR="005154DC">
        <w:rPr>
          <w:rStyle w:val="CommentReference"/>
        </w:rPr>
        <w:commentReference w:id="5"/>
      </w:r>
      <w:commentRangeEnd w:id="6"/>
      <w:r w:rsidR="009668D3">
        <w:rPr>
          <w:rStyle w:val="CommentReference"/>
        </w:rPr>
        <w:commentReference w:id="6"/>
      </w:r>
      <w:moveTo w:id="7" w:author="Rik Henson [2]" w:date="2019-06-29T10:29:00Z">
        <w:r>
          <w:rPr>
            <w:rFonts w:eastAsia="TimesNewRomanPSMT" w:cstheme="minorHAnsi"/>
          </w:rPr>
          <w:t xml:space="preserve"> method, and finally distance correlation (</w:t>
        </w:r>
        <w:proofErr w:type="spellStart"/>
        <w:r>
          <w:rPr>
            <w:rFonts w:eastAsia="TimesNewRomanPSMT" w:cstheme="minorHAnsi"/>
          </w:rPr>
          <w:t>dCor</w:t>
        </w:r>
        <w:proofErr w:type="spellEnd"/>
        <w:r>
          <w:rPr>
            <w:rFonts w:eastAsia="TimesNewRomanPSMT" w:cstheme="minorHAnsi"/>
          </w:rPr>
          <w:t xml:space="preserve">, </w:t>
        </w:r>
        <w:proofErr w:type="spellStart"/>
        <w:r w:rsidRPr="009516D9">
          <w:rPr>
            <w:rFonts w:eastAsia="TimesNewRomanPSMT" w:cstheme="minorHAnsi"/>
          </w:rPr>
          <w:t>Geerligs</w:t>
        </w:r>
        <w:proofErr w:type="spellEnd"/>
        <w:r w:rsidRPr="009516D9">
          <w:rPr>
            <w:rFonts w:eastAsia="TimesNewRomanPSMT" w:cstheme="minorHAnsi"/>
          </w:rPr>
          <w:t xml:space="preserve"> et al. 2016)</w:t>
        </w:r>
        <w:r>
          <w:rPr>
            <w:rFonts w:eastAsia="TimesNewRomanPSMT" w:cstheme="minorHAnsi"/>
          </w:rPr>
          <w:t xml:space="preserve"> as a multivariate non-linear method.</w:t>
        </w:r>
      </w:moveTo>
      <w:moveToRangeEnd w:id="1"/>
      <w:commentRangeEnd w:id="2"/>
      <w:r w:rsidR="00334EC7">
        <w:rPr>
          <w:rStyle w:val="CommentReference"/>
        </w:rPr>
        <w:commentReference w:id="2"/>
      </w:r>
      <w:commentRangeEnd w:id="3"/>
      <w:r w:rsidR="009668D3">
        <w:rPr>
          <w:rStyle w:val="CommentReference"/>
        </w:rPr>
        <w:commentReference w:id="3"/>
      </w:r>
      <w:ins w:id="8" w:author="Rik Henson [2]" w:date="2019-07-01T15:09:00Z">
        <w:r w:rsidR="000C645A">
          <w:rPr>
            <w:rFonts w:eastAsia="TimesNewRomanPSMT" w:cstheme="minorHAnsi"/>
          </w:rPr>
          <w:t xml:space="preserve">  Explain that </w:t>
        </w:r>
        <w:proofErr w:type="spellStart"/>
        <w:r w:rsidR="000C645A">
          <w:rPr>
            <w:rFonts w:eastAsia="TimesNewRomanPSMT" w:cstheme="minorHAnsi"/>
          </w:rPr>
          <w:t>dCor</w:t>
        </w:r>
        <w:proofErr w:type="spellEnd"/>
        <w:r w:rsidR="000C645A">
          <w:rPr>
            <w:rFonts w:eastAsia="TimesNewRomanPSMT" w:cstheme="minorHAnsi"/>
          </w:rPr>
          <w:t xml:space="preserve"> special case of RCA when dissimilarity is Euclidean</w:t>
        </w:r>
        <w:r w:rsidR="00476CAF">
          <w:rPr>
            <w:rFonts w:eastAsia="TimesNewRomanPSMT" w:cstheme="minorHAnsi"/>
          </w:rPr>
          <w:t xml:space="preserve">, </w:t>
        </w:r>
        <w:commentRangeStart w:id="9"/>
        <w:r w:rsidR="00476CAF">
          <w:rPr>
            <w:rFonts w:eastAsia="TimesNewRomanPSMT" w:cstheme="minorHAnsi"/>
          </w:rPr>
          <w:t>and introduce example of trial-by-trial similarity matrix (kernel).</w:t>
        </w:r>
      </w:ins>
      <w:commentRangeEnd w:id="9"/>
      <w:ins w:id="10" w:author="Rik Henson [2]" w:date="2019-07-01T15:25:00Z">
        <w:r w:rsidR="00290307">
          <w:rPr>
            <w:rStyle w:val="CommentReference"/>
          </w:rPr>
          <w:commentReference w:id="9"/>
        </w:r>
      </w:ins>
    </w:p>
    <w:p w14:paraId="1237A618" w14:textId="77777777" w:rsidR="00413B52" w:rsidRDefault="00413B52" w:rsidP="00141795">
      <w:pPr>
        <w:ind w:firstLine="720"/>
        <w:jc w:val="both"/>
        <w:rPr>
          <w:ins w:id="11" w:author="Rik Henson [2]" w:date="2019-06-29T10:29:00Z"/>
          <w:rFonts w:eastAsia="TimesNewRomanPSMT" w:cstheme="minorHAnsi"/>
          <w:lang w:val="en-GB"/>
        </w:rPr>
      </w:pPr>
    </w:p>
    <w:p w14:paraId="7BEBA1C2" w14:textId="77777777" w:rsidR="00413B52" w:rsidRDefault="00334EC7" w:rsidP="006669DA">
      <w:pPr>
        <w:pStyle w:val="Heading2"/>
        <w:rPr>
          <w:ins w:id="12" w:author="Rik Henson [2]" w:date="2019-06-29T10:29:00Z"/>
          <w:rFonts w:eastAsia="TimesNewRomanPSMT"/>
          <w:lang w:val="en-GB"/>
        </w:rPr>
      </w:pPr>
      <w:ins w:id="13" w:author="Rik Henson [2]" w:date="2019-07-01T09:56:00Z">
        <w:r>
          <w:rPr>
            <w:rFonts w:eastAsia="TimesNewRomanPSMT"/>
            <w:lang w:val="en-GB"/>
          </w:rPr>
          <w:t>Worked Examples</w:t>
        </w:r>
      </w:ins>
    </w:p>
    <w:p w14:paraId="19A994C7" w14:textId="77777777" w:rsidR="00413B52" w:rsidRDefault="00141795" w:rsidP="00413B52">
      <w:pPr>
        <w:ind w:firstLine="720"/>
        <w:jc w:val="both"/>
        <w:rPr>
          <w:ins w:id="14" w:author="Rik Henson [2]" w:date="2019-06-29T10:37:00Z"/>
          <w:rFonts w:eastAsia="TimesNewRomanPSMT" w:cstheme="minorHAnsi"/>
        </w:rPr>
      </w:pPr>
      <w:r>
        <w:rPr>
          <w:rFonts w:eastAsia="TimesNewRomanPSMT" w:cstheme="minorHAnsi"/>
          <w:lang w:val="en-GB"/>
        </w:rPr>
        <w:t xml:space="preserve">The purpose of this section is </w:t>
      </w:r>
      <w:del w:id="15" w:author="Rik Henson [2]" w:date="2019-06-29T10:28:00Z">
        <w:r w:rsidDel="00413B52">
          <w:rPr>
            <w:rFonts w:eastAsia="TimesNewRomanPSMT" w:cstheme="minorHAnsi"/>
            <w:lang w:val="en-GB"/>
          </w:rPr>
          <w:delText>that of showing</w:delText>
        </w:r>
      </w:del>
      <w:ins w:id="16" w:author="Rik Henson [2]" w:date="2019-06-29T10:28:00Z">
        <w:r w:rsidR="00413B52">
          <w:rPr>
            <w:rFonts w:eastAsia="TimesNewRomanPSMT" w:cstheme="minorHAnsi"/>
            <w:lang w:val="en-GB"/>
          </w:rPr>
          <w:t>to illustrate</w:t>
        </w:r>
      </w:ins>
      <w:r>
        <w:rPr>
          <w:rFonts w:eastAsia="TimesNewRomanPSMT" w:cstheme="minorHAnsi"/>
          <w:lang w:val="en-GB"/>
        </w:rPr>
        <w:t xml:space="preserve"> some </w:t>
      </w:r>
      <w:del w:id="17" w:author="Rik Henson [2]" w:date="2019-06-29T10:27:00Z">
        <w:r w:rsidDel="00413B52">
          <w:rPr>
            <w:rFonts w:eastAsia="TimesNewRomanPSMT" w:cstheme="minorHAnsi"/>
            <w:lang w:val="en-GB"/>
          </w:rPr>
          <w:delText xml:space="preserve">possible </w:delText>
        </w:r>
      </w:del>
      <w:ins w:id="18" w:author="Rik Henson [2]" w:date="2019-06-29T10:27:00Z">
        <w:r w:rsidR="00413B52">
          <w:rPr>
            <w:rFonts w:eastAsia="TimesNewRomanPSMT" w:cstheme="minorHAnsi"/>
            <w:lang w:val="en-GB"/>
          </w:rPr>
          <w:t xml:space="preserve">of the </w:t>
        </w:r>
      </w:ins>
      <w:del w:id="19" w:author="Rik Henson [2]" w:date="2019-06-29T10:27:00Z">
        <w:r w:rsidDel="00413B52">
          <w:rPr>
            <w:rFonts w:eastAsia="TimesNewRomanPSMT" w:cstheme="minorHAnsi"/>
            <w:lang w:val="en-GB"/>
          </w:rPr>
          <w:delText xml:space="preserve">pitfalls </w:delText>
        </w:r>
      </w:del>
      <w:ins w:id="20" w:author="Rik Henson [2]" w:date="2019-06-29T10:27:00Z">
        <w:r w:rsidR="00413B52">
          <w:rPr>
            <w:rFonts w:eastAsia="TimesNewRomanPSMT" w:cstheme="minorHAnsi"/>
            <w:lang w:val="en-GB"/>
          </w:rPr>
          <w:t xml:space="preserve">advantages </w:t>
        </w:r>
      </w:ins>
      <w:r>
        <w:rPr>
          <w:rFonts w:eastAsia="TimesNewRomanPSMT" w:cstheme="minorHAnsi"/>
          <w:lang w:val="en-GB"/>
        </w:rPr>
        <w:t xml:space="preserve">and </w:t>
      </w:r>
      <w:del w:id="21" w:author="Rik Henson [2]" w:date="2019-06-29T10:27:00Z">
        <w:r w:rsidDel="00413B52">
          <w:rPr>
            <w:rFonts w:eastAsia="TimesNewRomanPSMT" w:cstheme="minorHAnsi"/>
            <w:lang w:val="en-GB"/>
          </w:rPr>
          <w:delText xml:space="preserve">caveats </w:delText>
        </w:r>
      </w:del>
      <w:ins w:id="22" w:author="Rik Henson [2]" w:date="2019-06-29T10:27:00Z">
        <w:r w:rsidR="00413B52">
          <w:rPr>
            <w:rFonts w:eastAsia="TimesNewRomanPSMT" w:cstheme="minorHAnsi"/>
            <w:lang w:val="en-GB"/>
          </w:rPr>
          <w:t xml:space="preserve">disadvantages </w:t>
        </w:r>
      </w:ins>
      <w:r>
        <w:rPr>
          <w:rFonts w:eastAsia="TimesNewRomanPSMT" w:cstheme="minorHAnsi"/>
          <w:lang w:val="en-GB"/>
        </w:rPr>
        <w:t xml:space="preserve">associated </w:t>
      </w:r>
      <w:del w:id="23" w:author="Rik Henson [2]" w:date="2019-06-29T10:28:00Z">
        <w:r w:rsidDel="00413B52">
          <w:rPr>
            <w:rFonts w:eastAsia="TimesNewRomanPSMT" w:cstheme="minorHAnsi"/>
            <w:lang w:val="en-GB"/>
          </w:rPr>
          <w:delText>with the investigation of functional connectivity between two</w:delText>
        </w:r>
      </w:del>
      <w:ins w:id="24" w:author="Rik Henson [2]" w:date="2019-06-29T10:28:00Z">
        <w:r w:rsidR="00413B52">
          <w:rPr>
            <w:rFonts w:eastAsia="TimesNewRomanPSMT" w:cstheme="minorHAnsi"/>
            <w:lang w:val="en-GB"/>
          </w:rPr>
          <w:t xml:space="preserve">with </w:t>
        </w:r>
      </w:ins>
      <w:ins w:id="25" w:author="Rik Henson [2]" w:date="2019-07-01T09:56:00Z">
        <w:r w:rsidR="00334EC7">
          <w:rPr>
            <w:rFonts w:eastAsia="TimesNewRomanPSMT" w:cstheme="minorHAnsi"/>
            <w:lang w:val="en-GB"/>
          </w:rPr>
          <w:t>the</w:t>
        </w:r>
      </w:ins>
      <w:r>
        <w:rPr>
          <w:rFonts w:eastAsia="TimesNewRomanPSMT" w:cstheme="minorHAnsi"/>
          <w:lang w:val="en-GB"/>
        </w:rPr>
        <w:t xml:space="preserve"> univariate </w:t>
      </w:r>
      <w:ins w:id="26" w:author="Rik Henson [2]" w:date="2019-07-01T09:57:00Z">
        <w:r w:rsidR="00334EC7">
          <w:rPr>
            <w:rFonts w:eastAsia="TimesNewRomanPSMT" w:cstheme="minorHAnsi"/>
            <w:lang w:val="en-GB"/>
          </w:rPr>
          <w:t>and</w:t>
        </w:r>
      </w:ins>
      <w:del w:id="27" w:author="Rik Henson [2]" w:date="2019-07-01T09:57:00Z">
        <w:r w:rsidDel="00334EC7">
          <w:rPr>
            <w:rFonts w:eastAsia="TimesNewRomanPSMT" w:cstheme="minorHAnsi"/>
            <w:lang w:val="en-GB"/>
          </w:rPr>
          <w:delText>or</w:delText>
        </w:r>
      </w:del>
      <w:r>
        <w:rPr>
          <w:rFonts w:eastAsia="TimesNewRomanPSMT" w:cstheme="minorHAnsi"/>
          <w:lang w:val="en-GB"/>
        </w:rPr>
        <w:t xml:space="preserve"> multivariate </w:t>
      </w:r>
      <w:del w:id="28" w:author="Rik Henson [2]" w:date="2019-06-29T10:28:00Z">
        <w:r w:rsidDel="00413B52">
          <w:rPr>
            <w:rFonts w:eastAsia="TimesNewRomanPSMT" w:cstheme="minorHAnsi"/>
            <w:lang w:val="en-GB"/>
          </w:rPr>
          <w:delText>time series</w:delText>
        </w:r>
      </w:del>
      <w:ins w:id="29" w:author="Rik Henson [2]" w:date="2019-06-29T10:28:00Z">
        <w:r w:rsidR="00413B52">
          <w:rPr>
            <w:rFonts w:eastAsia="TimesNewRomanPSMT" w:cstheme="minorHAnsi"/>
            <w:lang w:val="en-GB"/>
          </w:rPr>
          <w:t>connectivity</w:t>
        </w:r>
      </w:ins>
      <w:ins w:id="30" w:author="Rik Henson [2]" w:date="2019-07-01T09:57:00Z">
        <w:r w:rsidR="00334EC7">
          <w:rPr>
            <w:rFonts w:eastAsia="TimesNewRomanPSMT" w:cstheme="minorHAnsi"/>
            <w:lang w:val="en-GB"/>
          </w:rPr>
          <w:t xml:space="preserve"> metrics</w:t>
        </w:r>
      </w:ins>
      <w:ins w:id="31" w:author="Rik Henson [2]" w:date="2019-06-29T10:28:00Z">
        <w:r w:rsidR="00413B52">
          <w:rPr>
            <w:rFonts w:eastAsia="TimesNewRomanPSMT" w:cstheme="minorHAnsi"/>
            <w:lang w:val="en-GB"/>
          </w:rPr>
          <w:t xml:space="preserve"> defined above</w:t>
        </w:r>
      </w:ins>
      <w:r>
        <w:rPr>
          <w:rFonts w:eastAsia="TimesNewRomanPSMT" w:cstheme="minorHAnsi"/>
          <w:lang w:val="en-GB"/>
        </w:rPr>
        <w:t xml:space="preserve">. </w:t>
      </w:r>
      <w:ins w:id="32" w:author="Rik Henson [2]" w:date="2019-06-29T10:29:00Z">
        <w:r w:rsidR="00413B52">
          <w:rPr>
            <w:rFonts w:eastAsia="TimesNewRomanPSMT" w:cstheme="minorHAnsi"/>
            <w:lang w:val="en-GB"/>
          </w:rPr>
          <w:t>Consider two Regions of Interest (ROIs)</w:t>
        </w:r>
      </w:ins>
      <w:ins w:id="33" w:author="Rik Henson [2]" w:date="2019-06-29T10:34:00Z">
        <w:r w:rsidR="00413B52">
          <w:rPr>
            <w:rFonts w:eastAsia="TimesNewRomanPSMT" w:cstheme="minorHAnsi"/>
            <w:lang w:val="en-GB"/>
          </w:rPr>
          <w:t xml:space="preserve"> with </w:t>
        </w:r>
        <w:r w:rsidR="00413B52" w:rsidRPr="006669DA">
          <w:rPr>
            <w:rFonts w:eastAsia="TimesNewRomanPSMT" w:cstheme="minorHAnsi"/>
            <w:i/>
            <w:lang w:val="en-GB"/>
          </w:rPr>
          <w:t>N</w:t>
        </w:r>
        <w:r w:rsidR="00413B52" w:rsidRPr="006669DA">
          <w:rPr>
            <w:rFonts w:eastAsia="TimesNewRomanPSMT" w:cstheme="minorHAnsi"/>
            <w:i/>
            <w:vertAlign w:val="subscript"/>
            <w:lang w:val="en-GB"/>
          </w:rPr>
          <w:t>1</w:t>
        </w:r>
        <w:r w:rsidR="00413B52">
          <w:rPr>
            <w:rFonts w:eastAsia="TimesNewRomanPSMT" w:cstheme="minorHAnsi"/>
            <w:lang w:val="en-GB"/>
          </w:rPr>
          <w:t xml:space="preserve"> and </w:t>
        </w:r>
        <w:r w:rsidR="00413B52" w:rsidRPr="006669DA">
          <w:rPr>
            <w:rFonts w:eastAsia="TimesNewRomanPSMT" w:cstheme="minorHAnsi"/>
            <w:i/>
            <w:lang w:val="en-GB"/>
          </w:rPr>
          <w:t>N</w:t>
        </w:r>
        <w:r w:rsidR="00413B52" w:rsidRPr="006669DA">
          <w:rPr>
            <w:rFonts w:eastAsia="TimesNewRomanPSMT" w:cstheme="minorHAnsi"/>
            <w:i/>
            <w:vertAlign w:val="subscript"/>
            <w:lang w:val="en-GB"/>
          </w:rPr>
          <w:t>2</w:t>
        </w:r>
        <w:r w:rsidR="00413B52">
          <w:rPr>
            <w:rFonts w:eastAsia="TimesNewRomanPSMT" w:cstheme="minorHAnsi"/>
            <w:lang w:val="en-GB"/>
          </w:rPr>
          <w:t xml:space="preserve"> voxels</w:t>
        </w:r>
      </w:ins>
      <w:ins w:id="34" w:author="Rik Henson [2]" w:date="2019-06-29T10:30:00Z">
        <w:r w:rsidR="00413B52">
          <w:rPr>
            <w:rFonts w:eastAsia="TimesNewRomanPSMT" w:cstheme="minorHAnsi"/>
            <w:lang w:val="en-GB"/>
          </w:rPr>
          <w:t>,</w:t>
        </w:r>
      </w:ins>
      <w:ins w:id="35" w:author="Rik Henson [2]" w:date="2019-06-29T10:42:00Z">
        <w:r w:rsidR="00C36FC4">
          <w:rPr>
            <w:rFonts w:eastAsia="TimesNewRomanPSMT" w:cstheme="minorHAnsi"/>
            <w:lang w:val="en-GB"/>
          </w:rPr>
          <w:t xml:space="preserve"> with activity in each voxel measured across multiple time</w:t>
        </w:r>
      </w:ins>
      <w:ins w:id="36" w:author="Rik Henson [2]" w:date="2019-06-29T10:44:00Z">
        <w:r w:rsidR="00C36FC4">
          <w:rPr>
            <w:rFonts w:eastAsia="TimesNewRomanPSMT" w:cstheme="minorHAnsi"/>
            <w:lang w:val="en-GB"/>
          </w:rPr>
          <w:t xml:space="preserve"> </w:t>
        </w:r>
      </w:ins>
      <w:ins w:id="37" w:author="Rik Henson [2]" w:date="2019-06-29T10:42:00Z">
        <w:r w:rsidR="00C36FC4">
          <w:rPr>
            <w:rFonts w:eastAsia="TimesNewRomanPSMT" w:cstheme="minorHAnsi"/>
            <w:lang w:val="en-GB"/>
          </w:rPr>
          <w:t xml:space="preserve">points or trials (we </w:t>
        </w:r>
        <w:del w:id="38" w:author="Microsoft Office User" w:date="2019-07-04T16:19:00Z">
          <w:r w:rsidR="00C36FC4" w:rsidDel="005154DC">
            <w:rPr>
              <w:rFonts w:eastAsia="TimesNewRomanPSMT" w:cstheme="minorHAnsi"/>
              <w:lang w:val="en-GB"/>
            </w:rPr>
            <w:delText>call</w:delText>
          </w:r>
        </w:del>
      </w:ins>
      <w:ins w:id="39" w:author="Microsoft Office User" w:date="2019-07-04T16:19:00Z">
        <w:r w:rsidR="005154DC">
          <w:rPr>
            <w:rFonts w:eastAsia="TimesNewRomanPSMT" w:cstheme="minorHAnsi"/>
            <w:lang w:val="en-GB"/>
          </w:rPr>
          <w:t xml:space="preserve">refer </w:t>
        </w:r>
        <w:proofErr w:type="gramStart"/>
        <w:r w:rsidR="005154DC">
          <w:rPr>
            <w:rFonts w:eastAsia="TimesNewRomanPSMT" w:cstheme="minorHAnsi"/>
            <w:lang w:val="en-GB"/>
          </w:rPr>
          <w:t xml:space="preserve">to </w:t>
        </w:r>
      </w:ins>
      <w:ins w:id="40" w:author="Rik Henson [2]" w:date="2019-06-29T10:42:00Z">
        <w:r w:rsidR="00C36FC4">
          <w:rPr>
            <w:rFonts w:eastAsia="TimesNewRomanPSMT" w:cstheme="minorHAnsi"/>
            <w:lang w:val="en-GB"/>
          </w:rPr>
          <w:t xml:space="preserve"> these</w:t>
        </w:r>
        <w:proofErr w:type="gramEnd"/>
        <w:r w:rsidR="00C36FC4">
          <w:rPr>
            <w:rFonts w:eastAsia="TimesNewRomanPSMT" w:cstheme="minorHAnsi"/>
            <w:lang w:val="en-GB"/>
          </w:rPr>
          <w:t xml:space="preserve"> </w:t>
        </w:r>
      </w:ins>
      <w:ins w:id="41" w:author="Microsoft Office User" w:date="2019-07-04T16:19:00Z">
        <w:r w:rsidR="005154DC">
          <w:rPr>
            <w:rFonts w:eastAsia="TimesNewRomanPSMT" w:cstheme="minorHAnsi"/>
            <w:lang w:val="en-GB"/>
          </w:rPr>
          <w:t xml:space="preserve">as </w:t>
        </w:r>
      </w:ins>
      <w:ins w:id="42" w:author="Rik Henson [2]" w:date="2019-06-29T10:42:00Z">
        <w:r w:rsidR="00C36FC4">
          <w:rPr>
            <w:rFonts w:eastAsia="TimesNewRomanPSMT" w:cstheme="minorHAnsi"/>
            <w:lang w:val="en-GB"/>
          </w:rPr>
          <w:t xml:space="preserve">timeseries below, but they could equally be response </w:t>
        </w:r>
      </w:ins>
      <w:ins w:id="43" w:author="Rik Henson [2]" w:date="2019-06-29T10:46:00Z">
        <w:r w:rsidR="00102807">
          <w:rPr>
            <w:rFonts w:eastAsia="TimesNewRomanPSMT" w:cstheme="minorHAnsi"/>
            <w:lang w:val="en-GB"/>
          </w:rPr>
          <w:t>summaries</w:t>
        </w:r>
      </w:ins>
      <w:ins w:id="44" w:author="Rik Henson [2]" w:date="2019-06-29T10:42:00Z">
        <w:r w:rsidR="00C36FC4">
          <w:rPr>
            <w:rFonts w:eastAsia="TimesNewRomanPSMT" w:cstheme="minorHAnsi"/>
            <w:lang w:val="en-GB"/>
          </w:rPr>
          <w:t xml:space="preserve"> per trial</w:t>
        </w:r>
      </w:ins>
      <w:ins w:id="45" w:author="Microsoft Office User" w:date="2019-07-04T16:21:00Z">
        <w:r w:rsidR="005154DC">
          <w:rPr>
            <w:rFonts w:eastAsia="TimesNewRomanPSMT" w:cstheme="minorHAnsi"/>
            <w:lang w:val="en-GB"/>
          </w:rPr>
          <w:t xml:space="preserve"> or experimental condition</w:t>
        </w:r>
      </w:ins>
      <w:ins w:id="46" w:author="Rik Henson [2]" w:date="2019-06-29T10:46:00Z">
        <w:r w:rsidR="00102807">
          <w:rPr>
            <w:rFonts w:eastAsia="TimesNewRomanPSMT" w:cstheme="minorHAnsi"/>
            <w:lang w:val="en-GB"/>
          </w:rPr>
          <w:t xml:space="preserve">, </w:t>
        </w:r>
        <w:proofErr w:type="spellStart"/>
        <w:r w:rsidR="00102807">
          <w:rPr>
            <w:rFonts w:eastAsia="TimesNewRomanPSMT" w:cstheme="minorHAnsi"/>
            <w:lang w:val="en-GB"/>
          </w:rPr>
          <w:t>e.g</w:t>
        </w:r>
        <w:proofErr w:type="spellEnd"/>
        <w:r w:rsidR="00102807">
          <w:rPr>
            <w:rFonts w:eastAsia="TimesNewRomanPSMT" w:cstheme="minorHAnsi"/>
            <w:lang w:val="en-GB"/>
          </w:rPr>
          <w:t>, parameter estimates for an HRF</w:t>
        </w:r>
      </w:ins>
      <w:ins w:id="47" w:author="Rik Henson [2]" w:date="2019-06-29T10:42:00Z">
        <w:r w:rsidR="00C36FC4">
          <w:rPr>
            <w:rFonts w:eastAsia="TimesNewRomanPSMT" w:cstheme="minorHAnsi"/>
            <w:lang w:val="en-GB"/>
          </w:rPr>
          <w:t>).</w:t>
        </w:r>
      </w:ins>
      <w:ins w:id="48" w:author="Microsoft Office User" w:date="2019-07-04T16:21:00Z">
        <w:r w:rsidR="005154DC">
          <w:rPr>
            <w:rFonts w:eastAsia="TimesNewRomanPSMT" w:cstheme="minorHAnsi"/>
            <w:lang w:val="en-GB"/>
          </w:rPr>
          <w:t xml:space="preserve"> </w:t>
        </w:r>
      </w:ins>
      <w:ins w:id="49" w:author="Rik Henson [2]" w:date="2019-06-29T10:46:00Z">
        <w:del w:id="50" w:author="Microsoft Office User" w:date="2019-07-04T16:21:00Z">
          <w:r w:rsidR="00102807" w:rsidDel="005154DC">
            <w:rPr>
              <w:rFonts w:eastAsia="TimesNewRomanPSMT" w:cstheme="minorHAnsi"/>
              <w:lang w:val="en-GB"/>
            </w:rPr>
            <w:delText xml:space="preserve"> </w:delText>
          </w:r>
        </w:del>
        <w:r w:rsidR="00102807">
          <w:rPr>
            <w:rFonts w:eastAsia="TimesNewRomanPSMT" w:cstheme="minorHAnsi"/>
            <w:lang w:val="en-GB"/>
          </w:rPr>
          <w:t xml:space="preserve">The </w:t>
        </w:r>
      </w:ins>
      <w:ins w:id="51" w:author="Rik Henson [2]" w:date="2019-06-29T10:30:00Z">
        <w:r w:rsidR="00413B52">
          <w:rPr>
            <w:rFonts w:eastAsia="TimesNewRomanPSMT" w:cstheme="minorHAnsi"/>
            <w:lang w:val="en-GB"/>
          </w:rPr>
          <w:t>timeseries in ROI2</w:t>
        </w:r>
      </w:ins>
      <w:ins w:id="52" w:author="Rik Henson [2]" w:date="2019-06-29T10:31:00Z">
        <w:r w:rsidR="00413B52">
          <w:rPr>
            <w:rFonts w:eastAsia="TimesNewRomanPSMT" w:cstheme="minorHAnsi"/>
            <w:lang w:val="en-GB"/>
          </w:rPr>
          <w:t>, Y</w:t>
        </w:r>
      </w:ins>
      <w:ins w:id="53" w:author="Rik Henson [2]" w:date="2019-06-29T10:32:00Z">
        <w:r w:rsidR="00413B52">
          <w:rPr>
            <w:rFonts w:eastAsia="TimesNewRomanPSMT" w:cstheme="minorHAnsi"/>
            <w:lang w:val="en-GB"/>
          </w:rPr>
          <w:t>(t),</w:t>
        </w:r>
      </w:ins>
      <w:ins w:id="54" w:author="Rik Henson [2]" w:date="2019-06-29T10:30:00Z">
        <w:r w:rsidR="00413B52">
          <w:rPr>
            <w:rFonts w:eastAsia="TimesNewRomanPSMT" w:cstheme="minorHAnsi"/>
            <w:lang w:val="en-GB"/>
          </w:rPr>
          <w:t xml:space="preserve"> is</w:t>
        </w:r>
      </w:ins>
      <w:ins w:id="55" w:author="Rik Henson [2]" w:date="2019-06-29T10:46:00Z">
        <w:r w:rsidR="00102807">
          <w:rPr>
            <w:rFonts w:eastAsia="TimesNewRomanPSMT" w:cstheme="minorHAnsi"/>
            <w:lang w:val="en-GB"/>
          </w:rPr>
          <w:t xml:space="preserve"> then</w:t>
        </w:r>
      </w:ins>
      <w:ins w:id="56" w:author="Rik Henson [2]" w:date="2019-06-29T10:30:00Z">
        <w:r w:rsidR="00413B52">
          <w:rPr>
            <w:rFonts w:eastAsia="TimesNewRomanPSMT" w:cstheme="minorHAnsi"/>
            <w:lang w:val="en-GB"/>
          </w:rPr>
          <w:t xml:space="preserve"> a function of those in ROI1</w:t>
        </w:r>
      </w:ins>
      <w:ins w:id="57" w:author="Rik Henson [2]" w:date="2019-06-29T10:31:00Z">
        <w:r w:rsidR="00413B52">
          <w:rPr>
            <w:rFonts w:eastAsia="TimesNewRomanPSMT" w:cstheme="minorHAnsi"/>
            <w:lang w:val="en-GB"/>
          </w:rPr>
          <w:t>, X</w:t>
        </w:r>
      </w:ins>
      <w:ins w:id="58" w:author="Rik Henson [2]" w:date="2019-06-29T10:32:00Z">
        <w:r w:rsidR="00413B52">
          <w:rPr>
            <w:rFonts w:eastAsia="TimesNewRomanPSMT" w:cstheme="minorHAnsi"/>
            <w:lang w:val="en-GB"/>
          </w:rPr>
          <w:t>(t</w:t>
        </w:r>
      </w:ins>
      <w:ins w:id="59" w:author="Rik Henson [2]" w:date="2019-06-29T10:31:00Z">
        <w:r w:rsidR="00413B52">
          <w:rPr>
            <w:rFonts w:eastAsia="TimesNewRomanPSMT" w:cstheme="minorHAnsi"/>
            <w:lang w:val="en-GB"/>
          </w:rPr>
          <w:t>)</w:t>
        </w:r>
      </w:ins>
      <w:ins w:id="60" w:author="Rik Henson [2]" w:date="2019-06-29T10:32:00Z">
        <w:r w:rsidR="00413B52">
          <w:rPr>
            <w:rFonts w:eastAsia="TimesNewRomanPSMT" w:cstheme="minorHAnsi"/>
            <w:lang w:val="en-GB"/>
          </w:rPr>
          <w:t xml:space="preserve">, </w:t>
        </w:r>
        <w:proofErr w:type="spellStart"/>
        <w:r w:rsidR="00413B52">
          <w:rPr>
            <w:rFonts w:eastAsia="TimesNewRomanPSMT" w:cstheme="minorHAnsi"/>
            <w:lang w:val="en-GB"/>
          </w:rPr>
          <w:t>i.e</w:t>
        </w:r>
      </w:ins>
      <w:proofErr w:type="spellEnd"/>
      <w:ins w:id="61" w:author="Rik Henson [2]" w:date="2019-06-29T10:30:00Z">
        <w:r w:rsidR="00413B52">
          <w:rPr>
            <w:rFonts w:eastAsia="TimesNewRomanPSMT" w:cstheme="minorHAnsi"/>
            <w:lang w:val="en-GB"/>
          </w:rPr>
          <w:t>:</w:t>
        </w:r>
      </w:ins>
      <m:oMath>
        <m:r>
          <w:ins w:id="62" w:author="Rik Henson [2]" w:date="2019-06-29T10:31:00Z">
            <w:rPr>
              <w:rFonts w:ascii="Cambria Math" w:hAnsi="Cambria Math"/>
            </w:rPr>
            <m:t xml:space="preserve"> Y(t):=f(X</m:t>
          </w:ins>
        </m:r>
        <m:d>
          <m:dPr>
            <m:ctrlPr>
              <w:ins w:id="63" w:author="Rik Henson [2]" w:date="2019-06-29T10:31:00Z">
                <w:rPr>
                  <w:rFonts w:ascii="Cambria Math" w:hAnsi="Cambria Math"/>
                  <w:i/>
                </w:rPr>
              </w:ins>
            </m:ctrlPr>
          </m:dPr>
          <m:e>
            <m:r>
              <w:ins w:id="64" w:author="Rik Henson [2]" w:date="2019-06-29T10:31:00Z">
                <w:rPr>
                  <w:rFonts w:ascii="Cambria Math" w:hAnsi="Cambria Math"/>
                </w:rPr>
                <m:t>t</m:t>
              </w:ins>
            </m:r>
          </m:e>
        </m:d>
        <m:r>
          <w:ins w:id="65" w:author="Rik Henson [2]" w:date="2019-06-29T10:31:00Z">
            <w:rPr>
              <w:rFonts w:ascii="Cambria Math" w:hAnsi="Cambria Math"/>
            </w:rPr>
            <m:t>,T)+N</m:t>
          </w:ins>
        </m:r>
        <m:d>
          <m:dPr>
            <m:ctrlPr>
              <w:ins w:id="66" w:author="Rik Henson [2]" w:date="2019-06-29T10:31:00Z">
                <w:rPr>
                  <w:rFonts w:ascii="Cambria Math" w:hAnsi="Cambria Math"/>
                  <w:i/>
                </w:rPr>
              </w:ins>
            </m:ctrlPr>
          </m:dPr>
          <m:e>
            <m:r>
              <w:ins w:id="67" w:author="Rik Henson [2]" w:date="2019-06-29T10:31:00Z">
                <w:rPr>
                  <w:rFonts w:ascii="Cambria Math" w:hAnsi="Cambria Math"/>
                </w:rPr>
                <m:t>t</m:t>
              </w:ins>
            </m:r>
          </m:e>
        </m:d>
      </m:oMath>
      <w:ins w:id="68" w:author="Rik Henson [2]" w:date="2019-06-29T10:32:00Z">
        <w:r w:rsidR="00413B52">
          <w:rPr>
            <w:rFonts w:eastAsia="TimesNewRomanPSMT" w:cstheme="minorHAnsi"/>
          </w:rPr>
          <w:t>,</w:t>
        </w:r>
      </w:ins>
      <w:ins w:id="69" w:author="Rik Henson [2]" w:date="2019-06-29T10:31:00Z">
        <w:r w:rsidR="00413B52">
          <w:rPr>
            <w:rFonts w:eastAsia="TimesNewRomanPSMT" w:cstheme="minorHAnsi"/>
          </w:rPr>
          <w:t xml:space="preserve"> whe</w:t>
        </w:r>
      </w:ins>
      <w:ins w:id="70" w:author="Rik Henson [2]" w:date="2019-06-29T10:32:00Z">
        <w:r w:rsidR="00413B52">
          <w:rPr>
            <w:rFonts w:eastAsia="TimesNewRomanPSMT" w:cstheme="minorHAnsi"/>
          </w:rPr>
          <w:t xml:space="preserve">re </w:t>
        </w:r>
        <m:oMath>
          <m:r>
            <w:rPr>
              <w:rFonts w:ascii="Cambria Math" w:hAnsi="Cambria Math"/>
            </w:rPr>
            <m:t>T</m:t>
          </m:r>
        </m:oMath>
        <w:r w:rsidR="00413B52">
          <w:rPr>
            <w:rFonts w:eastAsia="TimesNewRomanPSMT" w:cstheme="minorHAnsi"/>
            <w:lang w:val="en-GB"/>
          </w:rPr>
          <w:t xml:space="preserve"> is the functional mapping</w:t>
        </w:r>
      </w:ins>
      <w:ins w:id="71" w:author="Rik Henson [2]" w:date="2019-06-29T10:33:00Z">
        <w:r w:rsidR="00413B52">
          <w:rPr>
            <w:rFonts w:eastAsia="TimesNewRomanPSMT" w:cstheme="minorHAnsi"/>
            <w:lang w:val="en-GB"/>
          </w:rPr>
          <w:t xml:space="preserve"> and </w:t>
        </w:r>
      </w:ins>
      <m:oMath>
        <m:r>
          <w:ins w:id="72" w:author="Rik Henson [2]" w:date="2019-06-29T10:31:00Z">
            <w:rPr>
              <w:rFonts w:ascii="Cambria Math" w:hAnsi="Cambria Math"/>
            </w:rPr>
            <m:t>N</m:t>
          </w:ins>
        </m:r>
      </m:oMath>
      <w:ins w:id="73" w:author="Rik Henson [2]" w:date="2019-06-29T10:31:00Z">
        <w:r w:rsidR="00413B52">
          <w:rPr>
            <w:rFonts w:eastAsia="TimesNewRomanPSMT" w:cstheme="minorHAnsi"/>
          </w:rPr>
          <w:t xml:space="preserve"> is independent Gaussian noise with 0 mean and standard deviation equal to </w:t>
        </w:r>
      </w:ins>
      <w:commentRangeStart w:id="74"/>
      <m:oMath>
        <m:r>
          <w:ins w:id="75" w:author="Rik Henson [2]" w:date="2019-06-29T10:33:00Z">
            <w:rPr>
              <w:rFonts w:ascii="Cambria Math" w:hAnsi="Cambria Math"/>
            </w:rPr>
            <m:t>σ</m:t>
          </w:ins>
        </m:r>
        <w:commentRangeEnd w:id="74"/>
        <m:r>
          <w:ins w:id="76" w:author="Rik Henson [2]" w:date="2019-06-29T10:33:00Z">
            <m:rPr>
              <m:sty m:val="p"/>
            </m:rPr>
            <w:rPr>
              <w:rStyle w:val="CommentReference"/>
            </w:rPr>
            <w:commentReference w:id="74"/>
          </w:ins>
        </m:r>
      </m:oMath>
      <w:ins w:id="77" w:author="Rik Henson [2]" w:date="2019-06-29T10:33:00Z">
        <w:r w:rsidR="00413B52">
          <w:rPr>
            <w:rFonts w:eastAsia="TimesNewRomanPSMT" w:cstheme="minorHAnsi"/>
          </w:rPr>
          <w:t>.</w:t>
        </w:r>
      </w:ins>
      <w:ins w:id="78" w:author="Rik Henson [2]" w:date="2019-06-29T10:34:00Z">
        <w:r w:rsidR="00413B52">
          <w:rPr>
            <w:rFonts w:eastAsia="TimesNewRomanPSMT" w:cstheme="minorHAnsi"/>
          </w:rPr>
          <w:t xml:space="preserve"> For a linear mapping, </w:t>
        </w:r>
        <m:oMath>
          <m:r>
            <w:rPr>
              <w:rFonts w:ascii="Cambria Math" w:hAnsi="Cambria Math"/>
            </w:rPr>
            <m:t>T</m:t>
          </m:r>
        </m:oMath>
      </w:ins>
      <w:ins w:id="79" w:author="Rik Henson [2]" w:date="2019-06-29T10:35:00Z">
        <w:r w:rsidR="00413B52">
          <w:rPr>
            <w:rFonts w:eastAsia="TimesNewRomanPSMT" w:cstheme="minorHAnsi"/>
          </w:rPr>
          <w:t xml:space="preserve"> is a </w:t>
        </w:r>
        <w:r w:rsidR="00413B52" w:rsidRPr="005A1CF4">
          <w:rPr>
            <w:rFonts w:eastAsia="TimesNewRomanPSMT" w:cstheme="minorHAnsi"/>
            <w:i/>
            <w:lang w:val="en-GB"/>
          </w:rPr>
          <w:t>N</w:t>
        </w:r>
        <w:r w:rsidR="00413B52" w:rsidRPr="005A1CF4">
          <w:rPr>
            <w:rFonts w:eastAsia="TimesNewRomanPSMT" w:cstheme="minorHAnsi"/>
            <w:i/>
            <w:vertAlign w:val="subscript"/>
            <w:lang w:val="en-GB"/>
          </w:rPr>
          <w:t>1</w:t>
        </w:r>
        <w:r w:rsidR="00413B52">
          <w:rPr>
            <w:rFonts w:eastAsia="TimesNewRomanPSMT" w:cstheme="minorHAnsi"/>
            <w:lang w:val="en-GB"/>
          </w:rPr>
          <w:t>-by</w:t>
        </w:r>
      </w:ins>
      <w:ins w:id="80" w:author="Rik Henson [2]" w:date="2019-06-29T10:36:00Z">
        <w:r w:rsidR="00413B52">
          <w:rPr>
            <w:rFonts w:eastAsia="TimesNewRomanPSMT" w:cstheme="minorHAnsi"/>
            <w:lang w:val="en-GB"/>
          </w:rPr>
          <w:t>-</w:t>
        </w:r>
      </w:ins>
      <w:ins w:id="81" w:author="Rik Henson [2]" w:date="2019-06-29T10:35:00Z">
        <w:r w:rsidR="00413B52" w:rsidRPr="005A1CF4">
          <w:rPr>
            <w:rFonts w:eastAsia="TimesNewRomanPSMT" w:cstheme="minorHAnsi"/>
            <w:i/>
            <w:lang w:val="en-GB"/>
          </w:rPr>
          <w:t>N</w:t>
        </w:r>
        <w:r w:rsidR="00413B52" w:rsidRPr="005A1CF4">
          <w:rPr>
            <w:rFonts w:eastAsia="TimesNewRomanPSMT" w:cstheme="minorHAnsi"/>
            <w:i/>
            <w:vertAlign w:val="subscript"/>
            <w:lang w:val="en-GB"/>
          </w:rPr>
          <w:t>2</w:t>
        </w:r>
        <w:r w:rsidR="00413B52">
          <w:rPr>
            <w:rFonts w:eastAsia="TimesNewRomanPSMT" w:cstheme="minorHAnsi"/>
            <w:lang w:val="en-GB"/>
          </w:rPr>
          <w:t xml:space="preserve"> </w:t>
        </w:r>
      </w:ins>
      <w:ins w:id="82" w:author="Rik Henson [2]" w:date="2019-06-29T10:36:00Z">
        <w:r w:rsidR="00413B52">
          <w:rPr>
            <w:rFonts w:eastAsia="TimesNewRomanPSMT" w:cstheme="minorHAnsi"/>
            <w:lang w:val="en-GB"/>
          </w:rPr>
          <w:t>matrix</w:t>
        </w:r>
      </w:ins>
      <w:ins w:id="83" w:author="Rik Henson [2]" w:date="2019-06-29T10:35:00Z">
        <w:r w:rsidR="00413B52">
          <w:rPr>
            <w:rFonts w:eastAsia="TimesNewRomanPSMT" w:cstheme="minorHAnsi"/>
          </w:rPr>
          <w:t xml:space="preserve"> </w:t>
        </w:r>
      </w:ins>
      <w:ins w:id="84" w:author="Rik Henson [2]" w:date="2019-06-29T10:36:00Z">
        <w:r w:rsidR="00413B52">
          <w:rPr>
            <w:rFonts w:eastAsia="TimesNewRomanPSMT" w:cstheme="minorHAnsi"/>
          </w:rPr>
          <w:t xml:space="preserve">and </w:t>
        </w:r>
      </w:ins>
      <m:oMath>
        <m:r>
          <w:ins w:id="85" w:author="Rik Henson [2]" w:date="2019-06-29T10:35:00Z">
            <w:rPr>
              <w:rFonts w:ascii="Cambria Math" w:hAnsi="Cambria Math"/>
            </w:rPr>
            <m:t>Y(t):=TX</m:t>
          </w:ins>
        </m:r>
        <m:d>
          <m:dPr>
            <m:ctrlPr>
              <w:ins w:id="86" w:author="Rik Henson [2]" w:date="2019-06-29T10:35:00Z">
                <w:rPr>
                  <w:rFonts w:ascii="Cambria Math" w:hAnsi="Cambria Math"/>
                  <w:i/>
                </w:rPr>
              </w:ins>
            </m:ctrlPr>
          </m:dPr>
          <m:e>
            <m:r>
              <w:ins w:id="87" w:author="Rik Henson [2]" w:date="2019-06-29T10:35:00Z">
                <w:rPr>
                  <w:rFonts w:ascii="Cambria Math" w:hAnsi="Cambria Math"/>
                </w:rPr>
                <m:t>t</m:t>
              </w:ins>
            </m:r>
          </m:e>
        </m:d>
        <m:r>
          <w:ins w:id="88" w:author="Rik Henson [2]" w:date="2019-06-29T10:35:00Z">
            <w:rPr>
              <w:rFonts w:ascii="Cambria Math" w:hAnsi="Cambria Math"/>
            </w:rPr>
            <m:t>+N</m:t>
          </w:ins>
        </m:r>
        <m:d>
          <m:dPr>
            <m:ctrlPr>
              <w:ins w:id="89" w:author="Rik Henson [2]" w:date="2019-06-29T10:35:00Z">
                <w:rPr>
                  <w:rFonts w:ascii="Cambria Math" w:hAnsi="Cambria Math"/>
                  <w:i/>
                </w:rPr>
              </w:ins>
            </m:ctrlPr>
          </m:dPr>
          <m:e>
            <m:r>
              <w:ins w:id="90" w:author="Rik Henson [2]" w:date="2019-06-29T10:35:00Z">
                <w:rPr>
                  <w:rFonts w:ascii="Cambria Math" w:hAnsi="Cambria Math"/>
                </w:rPr>
                <m:t>t</m:t>
              </w:ins>
            </m:r>
          </m:e>
        </m:d>
      </m:oMath>
      <w:ins w:id="91" w:author="Rik Henson [2]" w:date="2019-06-29T10:35:00Z">
        <w:r w:rsidR="00413B52">
          <w:rPr>
            <w:rFonts w:eastAsia="TimesNewRomanPSMT" w:cstheme="minorHAnsi"/>
          </w:rPr>
          <w:t>.</w:t>
        </w:r>
      </w:ins>
    </w:p>
    <w:p w14:paraId="19BD4F2B" w14:textId="77777777" w:rsidR="00C36FC4" w:rsidRDefault="00C36FC4" w:rsidP="00413B52">
      <w:pPr>
        <w:ind w:firstLine="720"/>
        <w:jc w:val="both"/>
        <w:rPr>
          <w:ins w:id="92" w:author="Rik Henson [2]" w:date="2019-06-29T10:29:00Z"/>
          <w:rFonts w:eastAsia="TimesNewRomanPSMT" w:cstheme="minorHAnsi"/>
          <w:lang w:val="en-GB"/>
        </w:rPr>
      </w:pPr>
      <w:ins w:id="93" w:author="Rik Henson [2]" w:date="2019-06-29T10:37:00Z">
        <w:r>
          <w:rPr>
            <w:rFonts w:eastAsia="TimesNewRomanPSMT" w:cstheme="minorHAnsi"/>
          </w:rPr>
          <w:t xml:space="preserve">An important property of the voxels in ROI1 is the covariance of their timeseries, denoted by </w:t>
        </w:r>
      </w:ins>
      <m:oMath>
        <m:r>
          <w:ins w:id="94" w:author="Rik Henson [2]" w:date="2019-06-29T10:38:00Z">
            <w:rPr>
              <w:rFonts w:ascii="Cambria Math" w:eastAsia="TimesNewRomanPSMT" w:hAnsi="Cambria Math" w:cstheme="minorHAnsi"/>
            </w:rPr>
            <m:t>C</m:t>
          </w:ins>
        </m:r>
      </m:oMath>
      <w:ins w:id="95" w:author="Rik Henson [2]" w:date="2019-06-29T10:38:00Z">
        <w:r>
          <w:rPr>
            <w:rFonts w:eastAsia="TimesNewRomanPSMT" w:cstheme="minorHAnsi"/>
          </w:rPr>
          <w:t xml:space="preserve">. If </w:t>
        </w:r>
        <m:oMath>
          <m:r>
            <w:rPr>
              <w:rFonts w:ascii="Cambria Math" w:eastAsia="TimesNewRomanPSMT" w:hAnsi="Cambria Math" w:cstheme="minorHAnsi"/>
            </w:rPr>
            <m:t>C</m:t>
          </m:r>
        </m:oMath>
        <w:r>
          <w:rPr>
            <w:rFonts w:eastAsia="TimesNewRomanPSMT" w:cstheme="minorHAnsi"/>
          </w:rPr>
          <w:t xml:space="preserve">  </w:t>
        </w:r>
      </w:ins>
      <w:ins w:id="96" w:author="Rik Henson [2]" w:date="2019-06-29T10:39:00Z">
        <w:r>
          <w:rPr>
            <w:rFonts w:eastAsia="TimesNewRomanPSMT" w:cstheme="minorHAnsi"/>
          </w:rPr>
          <w:t xml:space="preserve">is such that </w:t>
        </w:r>
      </w:ins>
      <w:ins w:id="97" w:author="Rik Henson [2]" w:date="2019-06-29T10:38:00Z">
        <w:r>
          <w:rPr>
            <w:rFonts w:eastAsia="TimesNewRomanPSMT" w:cstheme="minorHAnsi"/>
          </w:rPr>
          <w:t>the timeseries are</w:t>
        </w:r>
      </w:ins>
      <w:ins w:id="98" w:author="Rik Henson [2]" w:date="2019-06-29T10:39:00Z">
        <w:r>
          <w:rPr>
            <w:rFonts w:eastAsia="TimesNewRomanPSMT" w:cstheme="minorHAnsi"/>
          </w:rPr>
          <w:t xml:space="preserve"> highly</w:t>
        </w:r>
      </w:ins>
      <w:ins w:id="99" w:author="Rik Henson [2]" w:date="2019-06-29T10:38:00Z">
        <w:r>
          <w:rPr>
            <w:rFonts w:eastAsia="TimesNewRomanPSMT" w:cstheme="minorHAnsi"/>
          </w:rPr>
          <w:t xml:space="preserve"> positively correlated</w:t>
        </w:r>
      </w:ins>
      <w:ins w:id="100" w:author="Rik Henson [2]" w:date="2019-06-29T10:39:00Z">
        <w:r>
          <w:rPr>
            <w:rFonts w:eastAsia="TimesNewRomanPSMT" w:cstheme="minorHAnsi"/>
          </w:rPr>
          <w:t xml:space="preserve">, </w:t>
        </w:r>
        <w:proofErr w:type="spellStart"/>
        <w:r>
          <w:rPr>
            <w:rFonts w:eastAsia="TimesNewRomanPSMT" w:cstheme="minorHAnsi"/>
          </w:rPr>
          <w:t>i.e</w:t>
        </w:r>
        <w:proofErr w:type="spellEnd"/>
        <w:r>
          <w:rPr>
            <w:rFonts w:eastAsia="TimesNewRomanPSMT" w:cstheme="minorHAnsi"/>
          </w:rPr>
          <w:t xml:space="preserve">, the ROI is functionally homogeneous (or the data are spatially smooth), then the mean timeseries over voxels can be a sufficient summary of activity in that ROI. </w:t>
        </w:r>
      </w:ins>
      <w:commentRangeStart w:id="101"/>
      <w:commentRangeStart w:id="102"/>
      <w:commentRangeStart w:id="103"/>
      <w:ins w:id="104" w:author="Rik Henson [2]" w:date="2019-06-29T10:47:00Z">
        <w:r w:rsidR="00102807">
          <w:rPr>
            <w:rFonts w:eastAsia="TimesNewRomanPSMT" w:cstheme="minorHAnsi"/>
          </w:rPr>
          <w:t>I</w:t>
        </w:r>
      </w:ins>
      <w:ins w:id="105" w:author="Rik Henson [2]" w:date="2019-07-01T09:58:00Z">
        <w:r w:rsidR="00334EC7">
          <w:rPr>
            <w:rFonts w:eastAsia="TimesNewRomanPSMT" w:cstheme="minorHAnsi"/>
          </w:rPr>
          <w:t>ndeed, i</w:t>
        </w:r>
      </w:ins>
      <w:ins w:id="106" w:author="Rik Henson [2]" w:date="2019-06-29T10:47:00Z">
        <w:r w:rsidR="00102807">
          <w:rPr>
            <w:rFonts w:eastAsia="TimesNewRomanPSMT" w:cstheme="minorHAnsi"/>
          </w:rPr>
          <w:t xml:space="preserve">f there is additional noise on the timeseries in </w:t>
        </w:r>
      </w:ins>
      <w:ins w:id="107" w:author="Rik Henson [2]" w:date="2019-07-01T14:00:00Z">
        <w:r w:rsidR="009877AC">
          <w:rPr>
            <w:rFonts w:eastAsia="TimesNewRomanPSMT" w:cstheme="minorHAnsi"/>
          </w:rPr>
          <w:t xml:space="preserve">an </w:t>
        </w:r>
      </w:ins>
      <w:ins w:id="108" w:author="Rik Henson [2]" w:date="2019-06-29T10:47:00Z">
        <w:r w:rsidR="00102807">
          <w:rPr>
            <w:rFonts w:eastAsia="TimesNewRomanPSMT" w:cstheme="minorHAnsi"/>
          </w:rPr>
          <w:t xml:space="preserve">ROI, then averaging is an effective way of </w:t>
        </w:r>
        <w:r w:rsidR="00C320CF">
          <w:rPr>
            <w:rFonts w:eastAsia="TimesNewRomanPSMT" w:cstheme="minorHAnsi"/>
          </w:rPr>
          <w:t xml:space="preserve">attenuating that noise. </w:t>
        </w:r>
      </w:ins>
      <w:commentRangeEnd w:id="101"/>
      <w:ins w:id="109" w:author="Rik Henson [2]" w:date="2019-06-29T10:48:00Z">
        <w:r w:rsidR="00C320CF">
          <w:rPr>
            <w:rStyle w:val="CommentReference"/>
          </w:rPr>
          <w:commentReference w:id="101"/>
        </w:r>
      </w:ins>
      <w:commentRangeEnd w:id="102"/>
      <w:commentRangeEnd w:id="103"/>
      <w:r w:rsidR="009668D3">
        <w:rPr>
          <w:rStyle w:val="CommentReference"/>
        </w:rPr>
        <w:commentReference w:id="102"/>
      </w:r>
      <w:r w:rsidR="005154DC">
        <w:rPr>
          <w:rStyle w:val="CommentReference"/>
        </w:rPr>
        <w:commentReference w:id="103"/>
      </w:r>
      <w:ins w:id="110" w:author="Rik Henson [2]" w:date="2019-06-29T10:39:00Z">
        <w:r>
          <w:rPr>
            <w:rFonts w:eastAsia="TimesNewRomanPSMT" w:cstheme="minorHAnsi"/>
          </w:rPr>
          <w:t xml:space="preserve">If the </w:t>
        </w:r>
      </w:ins>
      <w:ins w:id="111" w:author="Rik Henson [2]" w:date="2019-06-29T10:42:00Z">
        <w:r>
          <w:rPr>
            <w:rFonts w:eastAsia="TimesNewRomanPSMT" w:cstheme="minorHAnsi"/>
          </w:rPr>
          <w:t xml:space="preserve">voxel </w:t>
        </w:r>
      </w:ins>
      <w:ins w:id="112" w:author="Rik Henson [2]" w:date="2019-06-29T10:39:00Z">
        <w:r>
          <w:rPr>
            <w:rFonts w:eastAsia="TimesNewRomanPSMT" w:cstheme="minorHAnsi"/>
          </w:rPr>
          <w:t>timeseries in ROI2 are also positively correlated (</w:t>
        </w:r>
      </w:ins>
      <w:ins w:id="113" w:author="Rik Henson [2]" w:date="2019-06-29T10:48:00Z">
        <w:r w:rsidR="00C320CF">
          <w:rPr>
            <w:rFonts w:eastAsia="TimesNewRomanPSMT" w:cstheme="minorHAnsi"/>
          </w:rPr>
          <w:t xml:space="preserve">which here </w:t>
        </w:r>
      </w:ins>
      <w:ins w:id="114" w:author="Rik Henson [2]" w:date="2019-06-29T10:39:00Z">
        <w:r w:rsidR="00C320CF">
          <w:rPr>
            <w:rFonts w:eastAsia="TimesNewRomanPSMT" w:cstheme="minorHAnsi"/>
          </w:rPr>
          <w:t>depen</w:t>
        </w:r>
      </w:ins>
      <w:ins w:id="115" w:author="Rik Henson [2]" w:date="2019-06-29T10:48:00Z">
        <w:r w:rsidR="00C320CF">
          <w:rPr>
            <w:rFonts w:eastAsia="TimesNewRomanPSMT" w:cstheme="minorHAnsi"/>
          </w:rPr>
          <w:t>d</w:t>
        </w:r>
      </w:ins>
      <w:ins w:id="116" w:author="Rik Henson [2]" w:date="2019-06-29T10:39:00Z">
        <w:r w:rsidR="00C320CF">
          <w:rPr>
            <w:rFonts w:eastAsia="TimesNewRomanPSMT" w:cstheme="minorHAnsi"/>
          </w:rPr>
          <w:t>s</w:t>
        </w:r>
        <w:r>
          <w:rPr>
            <w:rFonts w:eastAsia="TimesNewRomanPSMT" w:cstheme="minorHAnsi"/>
          </w:rPr>
          <w:t xml:space="preserve"> on the properties of the </w:t>
        </w:r>
      </w:ins>
      <w:ins w:id="117" w:author="Rik Henson [2]" w:date="2019-06-29T10:41:00Z">
        <w:r>
          <w:rPr>
            <w:rFonts w:eastAsia="TimesNewRomanPSMT" w:cstheme="minorHAnsi"/>
          </w:rPr>
          <w:t>functional</w:t>
        </w:r>
      </w:ins>
      <w:ins w:id="118" w:author="Rik Henson [2]" w:date="2019-06-29T10:39:00Z">
        <w:r>
          <w:rPr>
            <w:rFonts w:eastAsia="TimesNewRomanPSMT" w:cstheme="minorHAnsi"/>
          </w:rPr>
          <w:t xml:space="preserve"> </w:t>
        </w:r>
      </w:ins>
      <w:ins w:id="119" w:author="Rik Henson [2]" w:date="2019-06-29T10:41:00Z">
        <w:r>
          <w:rPr>
            <w:rFonts w:eastAsia="TimesNewRomanPSMT" w:cstheme="minorHAnsi"/>
          </w:rPr>
          <w:t xml:space="preserve">mapping </w:t>
        </w:r>
        <m:oMath>
          <m:r>
            <w:rPr>
              <w:rFonts w:ascii="Cambria Math" w:hAnsi="Cambria Math"/>
            </w:rPr>
            <m:t>T</m:t>
          </m:r>
        </m:oMath>
      </w:ins>
      <w:ins w:id="120" w:author="Rik Henson [2]" w:date="2019-06-29T10:42:00Z">
        <w:r>
          <w:rPr>
            <w:rFonts w:eastAsia="TimesNewRomanPSMT" w:cstheme="minorHAnsi"/>
          </w:rPr>
          <w:t xml:space="preserve">), then connectivity can be captured by a </w:t>
        </w:r>
      </w:ins>
      <w:ins w:id="121" w:author="Rik Henson [2]" w:date="2019-06-29T10:39:00Z">
        <w:r>
          <w:rPr>
            <w:rFonts w:eastAsia="TimesNewRomanPSMT" w:cstheme="minorHAnsi"/>
          </w:rPr>
          <w:t xml:space="preserve">univariate </w:t>
        </w:r>
      </w:ins>
      <w:ins w:id="122" w:author="Rik Henson [2]" w:date="2019-06-29T10:42:00Z">
        <w:r>
          <w:rPr>
            <w:rFonts w:eastAsia="TimesNewRomanPSMT" w:cstheme="minorHAnsi"/>
          </w:rPr>
          <w:t>metric</w:t>
        </w:r>
      </w:ins>
      <w:ins w:id="123" w:author="Rik Henson [2]" w:date="2019-06-29T10:48:00Z">
        <w:r w:rsidR="00C320CF">
          <w:rPr>
            <w:rFonts w:eastAsia="TimesNewRomanPSMT" w:cstheme="minorHAnsi"/>
          </w:rPr>
          <w:t xml:space="preserve">, as shown in Example 1. </w:t>
        </w:r>
      </w:ins>
      <w:ins w:id="124" w:author="Rik Henson [2]" w:date="2019-07-01T14:00:00Z">
        <w:r w:rsidR="009877AC">
          <w:rPr>
            <w:rFonts w:eastAsia="TimesNewRomanPSMT" w:cstheme="minorHAnsi"/>
          </w:rPr>
          <w:t>However, i</w:t>
        </w:r>
      </w:ins>
      <w:ins w:id="125" w:author="Rik Henson [2]" w:date="2019-06-29T10:49:00Z">
        <w:r w:rsidR="00C320CF">
          <w:rPr>
            <w:rFonts w:eastAsia="TimesNewRomanPSMT" w:cstheme="minorHAnsi"/>
          </w:rPr>
          <w:t>f ROI1 is not functionally homogeneous, or</w:t>
        </w:r>
      </w:ins>
      <w:ins w:id="126" w:author="Rik Henson [2]" w:date="2019-07-01T14:00:00Z">
        <w:r w:rsidR="009877AC">
          <w:rPr>
            <w:rFonts w:eastAsia="TimesNewRomanPSMT" w:cstheme="minorHAnsi"/>
          </w:rPr>
          <w:t xml:space="preserve"> if</w:t>
        </w:r>
      </w:ins>
      <w:ins w:id="127" w:author="Rik Henson [2]" w:date="2019-06-29T10:49:00Z">
        <w:r w:rsidR="00C320CF">
          <w:rPr>
            <w:rFonts w:eastAsia="TimesNewRomanPSMT" w:cstheme="minorHAnsi"/>
          </w:rPr>
          <w:t xml:space="preserve"> the functional mapping T is not uniform, then the remaining examples illustrate the value of multivariate metrics</w:t>
        </w:r>
      </w:ins>
      <w:ins w:id="128" w:author="Rik Henson [2]" w:date="2019-06-29T10:42:00Z">
        <w:r>
          <w:rPr>
            <w:rFonts w:eastAsia="TimesNewRomanPSMT" w:cstheme="minorHAnsi"/>
          </w:rPr>
          <w:t>.</w:t>
        </w:r>
      </w:ins>
    </w:p>
    <w:p w14:paraId="0E92D2EE" w14:textId="77777777" w:rsidR="00413B52" w:rsidRDefault="00413B52" w:rsidP="00141795">
      <w:pPr>
        <w:ind w:firstLine="720"/>
        <w:jc w:val="both"/>
        <w:rPr>
          <w:ins w:id="129" w:author="Rik Henson [2]" w:date="2019-06-29T10:30:00Z"/>
          <w:rFonts w:eastAsia="TimesNewRomanPSMT" w:cstheme="minorHAnsi"/>
          <w:lang w:val="en-GB"/>
        </w:rPr>
      </w:pPr>
      <w:ins w:id="130" w:author="Rik Henson [2]" w:date="2019-06-29T10:34:00Z">
        <w:r>
          <w:rPr>
            <w:rFonts w:eastAsia="TimesNewRomanPSMT" w:cstheme="minorHAnsi"/>
            <w:lang w:val="en-GB"/>
          </w:rPr>
          <w:t xml:space="preserve"> </w:t>
        </w:r>
      </w:ins>
      <w:ins w:id="131" w:author="Rik Henson [2]" w:date="2019-07-01T14:15:00Z">
        <w:r w:rsidR="00DB2081">
          <w:rPr>
            <w:rFonts w:eastAsia="TimesNewRomanPSMT" w:cstheme="minorHAnsi"/>
            <w:lang w:val="en-GB"/>
          </w:rPr>
          <w:t xml:space="preserve">For the examples below, we assume 50 voxels in ROI1 and 60 in ROI2, each with 200 timepoints, </w:t>
        </w:r>
      </w:ins>
      <w:ins w:id="132" w:author="Rik Henson [2]" w:date="2019-07-01T14:16:00Z">
        <w:r w:rsidR="00DB2081">
          <w:rPr>
            <w:rFonts w:eastAsia="TimesNewRomanPSMT" w:cstheme="minorHAnsi"/>
            <w:lang w:val="en-GB"/>
          </w:rPr>
          <w:t>generated for</w:t>
        </w:r>
      </w:ins>
      <w:ins w:id="133" w:author="Rik Henson [2]" w:date="2019-07-01T14:15:00Z">
        <w:r w:rsidR="00DB2081">
          <w:rPr>
            <w:rFonts w:eastAsia="TimesNewRomanPSMT" w:cstheme="minorHAnsi"/>
            <w:lang w:val="en-GB"/>
          </w:rPr>
          <w:t xml:space="preserve"> two independent runs (in order to estimate MVPD)</w:t>
        </w:r>
      </w:ins>
      <w:ins w:id="134" w:author="Rik Henson [2]" w:date="2019-07-01T14:16:00Z">
        <w:r w:rsidR="00DB2081">
          <w:rPr>
            <w:rFonts w:eastAsia="TimesNewRomanPSMT" w:cstheme="minorHAnsi"/>
            <w:lang w:val="en-GB"/>
          </w:rPr>
          <w:t xml:space="preserve"> in 20 simulated participants with Gaussian noise in ROI2 with standard deviation of 1. </w:t>
        </w:r>
      </w:ins>
      <w:ins w:id="135" w:author="Rik Henson [2]" w:date="2019-06-29T10:29:00Z">
        <w:r>
          <w:rPr>
            <w:rFonts w:eastAsia="TimesNewRomanPSMT" w:cstheme="minorHAnsi"/>
            <w:lang w:val="en-GB"/>
          </w:rPr>
          <w:t xml:space="preserve">The </w:t>
        </w:r>
        <w:proofErr w:type="spellStart"/>
        <w:r>
          <w:rPr>
            <w:rFonts w:eastAsia="TimesNewRomanPSMT" w:cstheme="minorHAnsi"/>
            <w:lang w:val="en-GB"/>
          </w:rPr>
          <w:t>Matlab</w:t>
        </w:r>
        <w:proofErr w:type="spellEnd"/>
        <w:r>
          <w:rPr>
            <w:rFonts w:eastAsia="TimesNewRomanPSMT" w:cstheme="minorHAnsi"/>
            <w:lang w:val="en-GB"/>
          </w:rPr>
          <w:t xml:space="preserve"> script </w:t>
        </w:r>
      </w:ins>
      <w:ins w:id="136" w:author="Rik Henson [2]" w:date="2019-06-29T10:30:00Z">
        <w:r>
          <w:rPr>
            <w:rFonts w:eastAsia="TimesNewRomanPSMT" w:cstheme="minorHAnsi"/>
            <w:lang w:val="en-GB"/>
          </w:rPr>
          <w:t xml:space="preserve">for all examples is </w:t>
        </w:r>
        <w:proofErr w:type="spellStart"/>
        <w:r>
          <w:rPr>
            <w:rFonts w:eastAsia="TimesNewRomanPSMT" w:cstheme="minorHAnsi"/>
            <w:lang w:val="en-GB"/>
          </w:rPr>
          <w:t>demo.m</w:t>
        </w:r>
        <w:proofErr w:type="spellEnd"/>
        <w:r>
          <w:rPr>
            <w:rFonts w:eastAsia="TimesNewRomanPSMT" w:cstheme="minorHAnsi"/>
            <w:lang w:val="en-GB"/>
          </w:rPr>
          <w:t xml:space="preserve"> in www.github</w:t>
        </w:r>
      </w:ins>
      <w:ins w:id="137" w:author="Rik Henson [2]" w:date="2019-06-29T10:29:00Z">
        <w:r>
          <w:rPr>
            <w:rFonts w:eastAsia="TimesNewRomanPSMT" w:cstheme="minorHAnsi"/>
            <w:lang w:val="en-GB"/>
          </w:rPr>
          <w:t xml:space="preserve"> </w:t>
        </w:r>
      </w:ins>
      <w:ins w:id="138" w:author="Rik Henson [2]" w:date="2019-06-29T10:30:00Z">
        <w:r>
          <w:rPr>
            <w:rFonts w:eastAsia="TimesNewRomanPSMT" w:cstheme="minorHAnsi"/>
            <w:lang w:val="en-GB"/>
          </w:rPr>
          <w:t>….</w:t>
        </w:r>
      </w:ins>
    </w:p>
    <w:p w14:paraId="31B2B1AE" w14:textId="77777777" w:rsidR="00C320CF" w:rsidRPr="00FC32F1" w:rsidRDefault="00AA0CED" w:rsidP="006669DA">
      <w:pPr>
        <w:pStyle w:val="Heading3"/>
        <w:rPr>
          <w:ins w:id="139" w:author="Rik Henson [2]" w:date="2019-06-29T10:50:00Z"/>
          <w:rFonts w:eastAsia="TimesNewRomanPSMT"/>
          <w:lang w:val="en-GB"/>
        </w:rPr>
      </w:pPr>
      <w:ins w:id="140" w:author="Rik Henson [2]" w:date="2019-06-29T10:50:00Z">
        <w:r>
          <w:rPr>
            <w:rFonts w:eastAsia="TimesNewRomanPSMT"/>
            <w:lang w:val="en-GB"/>
          </w:rPr>
          <w:lastRenderedPageBreak/>
          <w:t>E</w:t>
        </w:r>
        <w:r w:rsidR="00C320CF" w:rsidRPr="00FC32F1">
          <w:rPr>
            <w:rFonts w:eastAsia="TimesNewRomanPSMT"/>
            <w:lang w:val="en-GB"/>
          </w:rPr>
          <w:t>xample</w:t>
        </w:r>
      </w:ins>
      <w:ins w:id="141" w:author="Rik Henson [2]" w:date="2019-06-29T11:08:00Z">
        <w:r>
          <w:rPr>
            <w:rFonts w:eastAsia="TimesNewRomanPSMT"/>
            <w:lang w:val="en-GB"/>
          </w:rPr>
          <w:t xml:space="preserve"> 1</w:t>
        </w:r>
      </w:ins>
      <w:ins w:id="142" w:author="Rik Henson [2]" w:date="2019-06-29T10:50:00Z">
        <w:r w:rsidR="00C320CF" w:rsidRPr="00FC32F1">
          <w:rPr>
            <w:rFonts w:eastAsia="TimesNewRomanPSMT"/>
            <w:lang w:val="en-GB"/>
          </w:rPr>
          <w:t>:</w:t>
        </w:r>
        <w:r w:rsidR="00C320CF">
          <w:rPr>
            <w:rFonts w:eastAsia="TimesNewRomanPSMT"/>
            <w:lang w:val="en-GB"/>
          </w:rPr>
          <w:t xml:space="preserve"> correlated activities in ROI1 and </w:t>
        </w:r>
        <w:commentRangeStart w:id="143"/>
        <w:commentRangeStart w:id="144"/>
        <w:commentRangeStart w:id="145"/>
        <w:r w:rsidR="00C320CF">
          <w:rPr>
            <w:rFonts w:eastAsia="TimesNewRomanPSMT"/>
            <w:lang w:val="en-GB"/>
          </w:rPr>
          <w:t xml:space="preserve">uniform </w:t>
        </w:r>
        <w:commentRangeEnd w:id="143"/>
        <w:r w:rsidR="00C320CF">
          <w:rPr>
            <w:rStyle w:val="CommentReference"/>
          </w:rPr>
          <w:commentReference w:id="143"/>
        </w:r>
      </w:ins>
      <w:commentRangeEnd w:id="144"/>
      <w:r w:rsidR="00D96164">
        <w:rPr>
          <w:rStyle w:val="CommentReference"/>
          <w:rFonts w:asciiTheme="minorHAnsi" w:eastAsiaTheme="minorHAnsi" w:hAnsiTheme="minorHAnsi" w:cstheme="minorBidi"/>
          <w:color w:val="auto"/>
        </w:rPr>
        <w:commentReference w:id="144"/>
      </w:r>
      <w:commentRangeEnd w:id="145"/>
      <w:r w:rsidR="009668D3">
        <w:rPr>
          <w:rStyle w:val="CommentReference"/>
          <w:rFonts w:asciiTheme="minorHAnsi" w:eastAsiaTheme="minorHAnsi" w:hAnsiTheme="minorHAnsi" w:cstheme="minorBidi"/>
          <w:color w:val="auto"/>
        </w:rPr>
        <w:commentReference w:id="145"/>
      </w:r>
      <w:ins w:id="146" w:author="Rik Henson [2]" w:date="2019-06-29T10:50:00Z">
        <w:r w:rsidR="00C320CF">
          <w:rPr>
            <w:rFonts w:eastAsia="TimesNewRomanPSMT"/>
            <w:lang w:val="en-GB"/>
          </w:rPr>
          <w:t>functional mapping</w:t>
        </w:r>
      </w:ins>
    </w:p>
    <w:p w14:paraId="2F57230C" w14:textId="77777777" w:rsidR="00413B52" w:rsidRDefault="00C320CF" w:rsidP="00C320CF">
      <w:pPr>
        <w:ind w:firstLine="720"/>
        <w:jc w:val="both"/>
        <w:rPr>
          <w:ins w:id="147" w:author="Rik Henson [2]" w:date="2019-07-01T14:08:00Z"/>
          <w:rFonts w:eastAsia="TimesNewRomanPSMT" w:cstheme="minorHAnsi"/>
          <w:lang w:val="en-GB"/>
        </w:rPr>
      </w:pPr>
      <w:ins w:id="148" w:author="Rik Henson [2]" w:date="2019-06-29T10:53:00Z">
        <w:r>
          <w:rPr>
            <w:rFonts w:eastAsia="TimesNewRomanPSMT" w:cstheme="minorHAnsi"/>
            <w:lang w:val="en-GB"/>
          </w:rPr>
          <w:t>Figure 1A shows a covariance matrix (</w:t>
        </w:r>
        <m:oMath>
          <m:r>
            <w:rPr>
              <w:rFonts w:ascii="Cambria Math" w:eastAsia="TimesNewRomanPSMT" w:hAnsi="Cambria Math" w:cstheme="minorHAnsi"/>
            </w:rPr>
            <m:t>C</m:t>
          </m:r>
        </m:oMath>
        <w:r>
          <w:rPr>
            <w:rFonts w:eastAsia="TimesNewRomanPSMT" w:cstheme="minorHAnsi"/>
          </w:rPr>
          <w:t xml:space="preserve">) that produces correlated timeseries in ROI1, while Figure 1B shows a </w:t>
        </w:r>
      </w:ins>
      <w:ins w:id="149" w:author="Rik Henson [2]" w:date="2019-06-29T10:54:00Z">
        <w:r>
          <w:rPr>
            <w:rFonts w:eastAsia="TimesNewRomanPSMT" w:cstheme="minorHAnsi"/>
          </w:rPr>
          <w:t>mapping matrix (</w:t>
        </w:r>
        <m:oMath>
          <m:r>
            <w:rPr>
              <w:rFonts w:ascii="Cambria Math" w:eastAsia="TimesNewRomanPSMT" w:hAnsi="Cambria Math" w:cstheme="minorHAnsi"/>
            </w:rPr>
            <m:t>T</m:t>
          </m:r>
        </m:oMath>
        <w:r>
          <w:rPr>
            <w:rFonts w:eastAsia="TimesNewRomanPSMT" w:cstheme="minorHAnsi"/>
          </w:rPr>
          <w:t>) that produces a</w:t>
        </w:r>
      </w:ins>
      <w:ins w:id="150" w:author="Rik Henson [2]" w:date="2019-06-29T10:57:00Z">
        <w:r>
          <w:rPr>
            <w:rFonts w:eastAsia="TimesNewRomanPSMT" w:cstheme="minorHAnsi"/>
          </w:rPr>
          <w:t xml:space="preserve"> linear,</w:t>
        </w:r>
      </w:ins>
      <w:ins w:id="151" w:author="Rik Henson [2]" w:date="2019-06-29T10:54:00Z">
        <w:r>
          <w:rPr>
            <w:rFonts w:eastAsia="TimesNewRomanPSMT" w:cstheme="minorHAnsi"/>
          </w:rPr>
          <w:t xml:space="preserve"> one-to-one mapping between</w:t>
        </w:r>
      </w:ins>
      <w:ins w:id="152" w:author="Rik Henson [2]" w:date="2019-06-29T10:55:00Z">
        <w:r>
          <w:rPr>
            <w:rFonts w:eastAsia="TimesNewRomanPSMT" w:cstheme="minorHAnsi"/>
          </w:rPr>
          <w:t xml:space="preserve"> the</w:t>
        </w:r>
      </w:ins>
      <w:ins w:id="153" w:author="Rik Henson [2]" w:date="2019-06-29T10:54:00Z">
        <w:r>
          <w:rPr>
            <w:rFonts w:eastAsia="TimesNewRomanPSMT" w:cstheme="minorHAnsi"/>
          </w:rPr>
          <w:t xml:space="preserve"> </w:t>
        </w:r>
      </w:ins>
      <w:ins w:id="154" w:author="Rik Henson [2]" w:date="2019-06-29T10:55:00Z">
        <w:r w:rsidRPr="005A1CF4">
          <w:rPr>
            <w:rFonts w:eastAsia="TimesNewRomanPSMT" w:cstheme="minorHAnsi"/>
            <w:i/>
            <w:lang w:val="en-GB"/>
          </w:rPr>
          <w:t>N</w:t>
        </w:r>
        <w:r w:rsidRPr="005A1CF4">
          <w:rPr>
            <w:rFonts w:eastAsia="TimesNewRomanPSMT" w:cstheme="minorHAnsi"/>
            <w:i/>
            <w:vertAlign w:val="subscript"/>
            <w:lang w:val="en-GB"/>
          </w:rPr>
          <w:t>1</w:t>
        </w:r>
        <w:r>
          <w:rPr>
            <w:rFonts w:eastAsia="TimesNewRomanPSMT" w:cstheme="minorHAnsi"/>
            <w:lang w:val="en-GB"/>
          </w:rPr>
          <w:t xml:space="preserve"> voxels in ROI1 and</w:t>
        </w:r>
      </w:ins>
      <w:ins w:id="155" w:author="Rik Henson [2]" w:date="2019-06-29T10:56:00Z">
        <w:r>
          <w:rPr>
            <w:rFonts w:eastAsia="TimesNewRomanPSMT" w:cstheme="minorHAnsi"/>
            <w:lang w:val="en-GB"/>
          </w:rPr>
          <w:t xml:space="preserve"> the first</w:t>
        </w:r>
      </w:ins>
      <w:ins w:id="156" w:author="Rik Henson [2]" w:date="2019-06-29T10:55:00Z">
        <w:r>
          <w:rPr>
            <w:rFonts w:eastAsia="TimesNewRomanPSMT" w:cstheme="minorHAnsi"/>
            <w:lang w:val="en-GB"/>
          </w:rPr>
          <w:t xml:space="preserve"> </w:t>
        </w:r>
        <w:r w:rsidRPr="005A1CF4">
          <w:rPr>
            <w:rFonts w:eastAsia="TimesNewRomanPSMT" w:cstheme="minorHAnsi"/>
            <w:i/>
            <w:lang w:val="en-GB"/>
          </w:rPr>
          <w:t>N</w:t>
        </w:r>
        <w:r w:rsidRPr="005A1CF4">
          <w:rPr>
            <w:rFonts w:eastAsia="TimesNewRomanPSMT" w:cstheme="minorHAnsi"/>
            <w:i/>
            <w:vertAlign w:val="subscript"/>
            <w:lang w:val="en-GB"/>
          </w:rPr>
          <w:t>1</w:t>
        </w:r>
        <w:r>
          <w:rPr>
            <w:rFonts w:eastAsia="TimesNewRomanPSMT" w:cstheme="minorHAnsi"/>
            <w:lang w:val="en-GB"/>
          </w:rPr>
          <w:t xml:space="preserve"> of the </w:t>
        </w:r>
        <w:r>
          <w:rPr>
            <w:rFonts w:eastAsia="TimesNewRomanPSMT" w:cstheme="minorHAnsi"/>
            <w:i/>
            <w:lang w:val="en-GB"/>
          </w:rPr>
          <w:t>N</w:t>
        </w:r>
        <w:r>
          <w:rPr>
            <w:rFonts w:eastAsia="TimesNewRomanPSMT" w:cstheme="minorHAnsi"/>
            <w:i/>
            <w:vertAlign w:val="subscript"/>
            <w:lang w:val="en-GB"/>
          </w:rPr>
          <w:t>2</w:t>
        </w:r>
        <w:r>
          <w:rPr>
            <w:rFonts w:eastAsia="TimesNewRomanPSMT" w:cstheme="minorHAnsi"/>
            <w:lang w:val="en-GB"/>
          </w:rPr>
          <w:t xml:space="preserve"> voxels in </w:t>
        </w:r>
      </w:ins>
      <w:ins w:id="157" w:author="Rik Henson [2]" w:date="2019-06-29T10:56:00Z">
        <w:r>
          <w:rPr>
            <w:rFonts w:eastAsia="TimesNewRomanPSMT" w:cstheme="minorHAnsi"/>
            <w:lang w:val="en-GB"/>
          </w:rPr>
          <w:t>ROI2 (the remaining voxels in ROI2 are therefore just random noise)</w:t>
        </w:r>
        <w:r w:rsidR="00626CCD">
          <w:rPr>
            <w:rFonts w:eastAsia="TimesNewRomanPSMT" w:cstheme="minorHAnsi"/>
            <w:lang w:val="en-GB"/>
          </w:rPr>
          <w:t>. Figure 1</w:t>
        </w:r>
      </w:ins>
      <w:ins w:id="158" w:author="Rik Henson [2]" w:date="2019-06-29T10:57:00Z">
        <w:r w:rsidR="00626CCD">
          <w:rPr>
            <w:rFonts w:eastAsia="TimesNewRomanPSMT" w:cstheme="minorHAnsi"/>
            <w:lang w:val="en-GB"/>
          </w:rPr>
          <w:t>C and 1D</w:t>
        </w:r>
        <w:r>
          <w:rPr>
            <w:rFonts w:eastAsia="TimesNewRomanPSMT" w:cstheme="minorHAnsi"/>
            <w:lang w:val="en-GB"/>
          </w:rPr>
          <w:t xml:space="preserve"> show the first 50 timepoints</w:t>
        </w:r>
      </w:ins>
      <w:ins w:id="159" w:author="Rik Henson [2]" w:date="2019-06-29T10:58:00Z">
        <w:r w:rsidR="00626CCD">
          <w:rPr>
            <w:rFonts w:eastAsia="TimesNewRomanPSMT" w:cstheme="minorHAnsi"/>
            <w:lang w:val="en-GB"/>
          </w:rPr>
          <w:t xml:space="preserve"> of two voxels in each ROI</w:t>
        </w:r>
      </w:ins>
      <w:ins w:id="160" w:author="Rik Henson [2]" w:date="2019-06-29T10:57:00Z">
        <w:r>
          <w:rPr>
            <w:rFonts w:eastAsia="TimesNewRomanPSMT" w:cstheme="minorHAnsi"/>
            <w:lang w:val="en-GB"/>
          </w:rPr>
          <w:t xml:space="preserve"> and thei</w:t>
        </w:r>
        <w:r w:rsidR="00626CCD">
          <w:rPr>
            <w:rFonts w:eastAsia="TimesNewRomanPSMT" w:cstheme="minorHAnsi"/>
            <w:lang w:val="en-GB"/>
          </w:rPr>
          <w:t>r positive correlation. Figure 1</w:t>
        </w:r>
        <w:r>
          <w:rPr>
            <w:rFonts w:eastAsia="TimesNewRomanPSMT" w:cstheme="minorHAnsi"/>
            <w:lang w:val="en-GB"/>
          </w:rPr>
          <w:t>E</w:t>
        </w:r>
      </w:ins>
      <w:ins w:id="161" w:author="Rik Henson [2]" w:date="2019-06-29T10:58:00Z">
        <w:r w:rsidR="00626CCD">
          <w:rPr>
            <w:rFonts w:eastAsia="TimesNewRomanPSMT" w:cstheme="minorHAnsi"/>
            <w:lang w:val="en-GB"/>
          </w:rPr>
          <w:t xml:space="preserve"> shows the raw values of each of the 6 metrics</w:t>
        </w:r>
      </w:ins>
      <w:ins w:id="162" w:author="Rik Henson [2]" w:date="2019-06-29T10:59:00Z">
        <w:r w:rsidR="00626CCD">
          <w:rPr>
            <w:rFonts w:eastAsia="TimesNewRomanPSMT" w:cstheme="minorHAnsi"/>
            <w:lang w:val="en-GB"/>
          </w:rPr>
          <w:t xml:space="preserve"> and standard deviation across 20 simulations</w:t>
        </w:r>
      </w:ins>
      <w:ins w:id="163" w:author="Rik Henson [2]" w:date="2019-06-29T10:58:00Z">
        <w:r w:rsidR="00626CCD">
          <w:rPr>
            <w:rFonts w:eastAsia="TimesNewRomanPSMT" w:cstheme="minorHAnsi"/>
            <w:lang w:val="en-GB"/>
          </w:rPr>
          <w:t xml:space="preserve">, while 1F shows their normalised values, </w:t>
        </w:r>
        <w:proofErr w:type="spellStart"/>
        <w:r w:rsidR="00626CCD">
          <w:rPr>
            <w:rFonts w:eastAsia="TimesNewRomanPSMT" w:cstheme="minorHAnsi"/>
            <w:lang w:val="en-GB"/>
          </w:rPr>
          <w:t>i.e</w:t>
        </w:r>
        <w:proofErr w:type="spellEnd"/>
        <w:r w:rsidR="00626CCD">
          <w:rPr>
            <w:rFonts w:eastAsia="TimesNewRomanPSMT" w:cstheme="minorHAnsi"/>
            <w:lang w:val="en-GB"/>
          </w:rPr>
          <w:t xml:space="preserve">, </w:t>
        </w:r>
        <w:commentRangeStart w:id="164"/>
        <w:r w:rsidR="00626CCD">
          <w:rPr>
            <w:rFonts w:eastAsia="TimesNewRomanPSMT" w:cstheme="minorHAnsi"/>
            <w:lang w:val="en-GB"/>
          </w:rPr>
          <w:t>after subtracting their mean values when there is no connectivity</w:t>
        </w:r>
      </w:ins>
      <w:ins w:id="165" w:author="Rik Henson [2]" w:date="2019-06-29T10:59:00Z">
        <w:r w:rsidR="00626CCD">
          <w:rPr>
            <w:rFonts w:eastAsia="TimesNewRomanPSMT" w:cstheme="minorHAnsi"/>
            <w:lang w:val="en-GB"/>
          </w:rPr>
          <w:t xml:space="preserve"> (and adding the resulting uncertainty)</w:t>
        </w:r>
      </w:ins>
      <w:ins w:id="166" w:author="Rik Henson [2]" w:date="2019-06-29T10:58:00Z">
        <w:r w:rsidR="00626CCD">
          <w:rPr>
            <w:rFonts w:eastAsia="TimesNewRomanPSMT" w:cstheme="minorHAnsi"/>
            <w:lang w:val="en-GB"/>
          </w:rPr>
          <w:t>.</w:t>
        </w:r>
      </w:ins>
      <w:commentRangeEnd w:id="164"/>
      <w:r w:rsidR="00D96164">
        <w:rPr>
          <w:rStyle w:val="CommentReference"/>
        </w:rPr>
        <w:commentReference w:id="164"/>
      </w:r>
      <w:ins w:id="167" w:author="Rik Henson [2]" w:date="2019-06-29T10:58:00Z">
        <w:r w:rsidR="00626CCD">
          <w:rPr>
            <w:rFonts w:eastAsia="TimesNewRomanPSMT" w:cstheme="minorHAnsi"/>
            <w:lang w:val="en-GB"/>
          </w:rPr>
          <w:t xml:space="preserve"> Th</w:t>
        </w:r>
      </w:ins>
      <w:ins w:id="168" w:author="Rik Henson [2]" w:date="2019-06-29T11:00:00Z">
        <w:r w:rsidR="00626CCD">
          <w:rPr>
            <w:rFonts w:eastAsia="TimesNewRomanPSMT" w:cstheme="minorHAnsi"/>
            <w:lang w:val="en-GB"/>
          </w:rPr>
          <w:t>e latter is achieved by permuting the timepoints randomly for every voxel (20 times).</w:t>
        </w:r>
      </w:ins>
      <w:ins w:id="169" w:author="Rik Henson [2]" w:date="2019-06-29T11:01:00Z">
        <w:r w:rsidR="00626CCD">
          <w:rPr>
            <w:rFonts w:eastAsia="TimesNewRomanPSMT" w:cstheme="minorHAnsi"/>
            <w:lang w:val="en-GB"/>
          </w:rPr>
          <w:t xml:space="preserve"> This is important because the </w:t>
        </w:r>
      </w:ins>
      <w:ins w:id="170" w:author="Rik Henson [2]" w:date="2019-06-29T11:02:00Z">
        <w:r w:rsidR="00626CCD">
          <w:rPr>
            <w:rFonts w:eastAsia="TimesNewRomanPSMT" w:cstheme="minorHAnsi"/>
            <w:lang w:val="en-GB"/>
          </w:rPr>
          <w:t xml:space="preserve">raw </w:t>
        </w:r>
      </w:ins>
      <w:ins w:id="171" w:author="Rik Henson [2]" w:date="2019-06-29T11:01:00Z">
        <w:r w:rsidR="00626CCD">
          <w:rPr>
            <w:rFonts w:eastAsia="TimesNewRomanPSMT" w:cstheme="minorHAnsi"/>
            <w:lang w:val="en-GB"/>
          </w:rPr>
          <w:t xml:space="preserve">value corresponding to no true connectivity is not 0 for some metrics, such as </w:t>
        </w:r>
        <w:proofErr w:type="spellStart"/>
        <w:r w:rsidR="00626CCD">
          <w:rPr>
            <w:rFonts w:eastAsia="TimesNewRomanPSMT" w:cstheme="minorHAnsi"/>
            <w:lang w:val="en-GB"/>
          </w:rPr>
          <w:t>Dcor</w:t>
        </w:r>
        <w:proofErr w:type="spellEnd"/>
        <w:r w:rsidR="00626CCD">
          <w:rPr>
            <w:rFonts w:eastAsia="TimesNewRomanPSMT" w:cstheme="minorHAnsi"/>
            <w:lang w:val="en-GB"/>
          </w:rPr>
          <w:t xml:space="preserve"> (the normalised values therefore should be 0 when no connectivity). </w:t>
        </w:r>
      </w:ins>
      <w:ins w:id="172" w:author="Rik Henson [2]" w:date="2019-07-01T14:18:00Z">
        <w:r w:rsidR="006669DA">
          <w:rPr>
            <w:rFonts w:eastAsia="TimesNewRomanPSMT" w:cstheme="minorHAnsi"/>
            <w:lang w:val="en-GB"/>
          </w:rPr>
          <w:t>In terms of the basic (</w:t>
        </w:r>
      </w:ins>
      <w:ins w:id="173" w:author="Rik Henson [2]" w:date="2019-07-01T14:25:00Z">
        <w:r w:rsidR="006669DA">
          <w:rPr>
            <w:rFonts w:eastAsia="TimesNewRomanPSMT" w:cstheme="minorHAnsi"/>
            <w:lang w:val="en-GB"/>
          </w:rPr>
          <w:t>raw</w:t>
        </w:r>
      </w:ins>
      <w:ins w:id="174" w:author="Rik Henson [2]" w:date="2019-07-01T14:18:00Z">
        <w:r w:rsidR="006669DA">
          <w:rPr>
            <w:rFonts w:eastAsia="TimesNewRomanPSMT" w:cstheme="minorHAnsi"/>
            <w:lang w:val="en-GB"/>
          </w:rPr>
          <w:t>) values (Figure 1E)</w:t>
        </w:r>
      </w:ins>
      <w:ins w:id="175" w:author="Rik Henson [2]" w:date="2019-06-29T11:02:00Z">
        <w:r w:rsidR="00626CCD">
          <w:rPr>
            <w:rFonts w:eastAsia="TimesNewRomanPSMT" w:cstheme="minorHAnsi"/>
            <w:lang w:val="en-GB"/>
          </w:rPr>
          <w:t>, univariate metrics like Pearson’</w:t>
        </w:r>
      </w:ins>
      <w:ins w:id="176" w:author="Rik Henson [2]" w:date="2019-06-29T11:03:00Z">
        <w:r w:rsidR="00626CCD">
          <w:rPr>
            <w:rFonts w:eastAsia="TimesNewRomanPSMT" w:cstheme="minorHAnsi"/>
            <w:lang w:val="en-GB"/>
          </w:rPr>
          <w:t xml:space="preserve">s correlation coefficient </w:t>
        </w:r>
      </w:ins>
      <w:ins w:id="177" w:author="Rik Henson [2]" w:date="2019-07-01T14:18:00Z">
        <w:r w:rsidR="006669DA">
          <w:rPr>
            <w:rFonts w:eastAsia="TimesNewRomanPSMT" w:cstheme="minorHAnsi"/>
            <w:lang w:val="en-GB"/>
          </w:rPr>
          <w:t xml:space="preserve">and UPVD </w:t>
        </w:r>
      </w:ins>
      <w:ins w:id="178" w:author="Rik Henson [2]" w:date="2019-06-29T11:03:00Z">
        <w:r w:rsidR="00626CCD">
          <w:rPr>
            <w:rFonts w:eastAsia="TimesNewRomanPSMT" w:cstheme="minorHAnsi"/>
            <w:lang w:val="en-GB"/>
          </w:rPr>
          <w:t>are best</w:t>
        </w:r>
      </w:ins>
      <w:ins w:id="179" w:author="Rik Henson [2]" w:date="2019-07-01T14:22:00Z">
        <w:r w:rsidR="006669DA">
          <w:rPr>
            <w:rFonts w:eastAsia="TimesNewRomanPSMT" w:cstheme="minorHAnsi"/>
            <w:lang w:val="en-GB"/>
          </w:rPr>
          <w:t>, and close to their maximum value of 1</w:t>
        </w:r>
      </w:ins>
      <w:ins w:id="180" w:author="Rik Henson [2]" w:date="2019-07-01T14:18:00Z">
        <w:r w:rsidR="006669DA">
          <w:rPr>
            <w:rFonts w:eastAsia="TimesNewRomanPSMT" w:cstheme="minorHAnsi"/>
            <w:lang w:val="en-GB"/>
          </w:rPr>
          <w:t>.</w:t>
        </w:r>
      </w:ins>
      <w:ins w:id="181" w:author="Rik Henson [2]" w:date="2019-07-01T14:19:00Z">
        <w:r w:rsidR="006669DA">
          <w:rPr>
            <w:rFonts w:eastAsia="TimesNewRomanPSMT" w:cstheme="minorHAnsi"/>
            <w:lang w:val="en-GB"/>
          </w:rPr>
          <w:t xml:space="preserve"> While </w:t>
        </w:r>
        <w:proofErr w:type="spellStart"/>
        <w:r w:rsidR="006669DA">
          <w:rPr>
            <w:rFonts w:eastAsia="TimesNewRomanPSMT" w:cstheme="minorHAnsi"/>
            <w:lang w:val="en-GB"/>
          </w:rPr>
          <w:t>dCor</w:t>
        </w:r>
        <w:proofErr w:type="spellEnd"/>
        <w:r w:rsidR="006669DA">
          <w:rPr>
            <w:rFonts w:eastAsia="TimesNewRomanPSMT" w:cstheme="minorHAnsi"/>
            <w:lang w:val="en-GB"/>
          </w:rPr>
          <w:t xml:space="preserve"> </w:t>
        </w:r>
      </w:ins>
      <w:ins w:id="182" w:author="Rik Henson [2]" w:date="2019-07-01T14:20:00Z">
        <w:r w:rsidR="006669DA">
          <w:rPr>
            <w:rFonts w:eastAsia="TimesNewRomanPSMT" w:cstheme="minorHAnsi"/>
            <w:lang w:val="en-GB"/>
          </w:rPr>
          <w:t xml:space="preserve">is also close to 1, once normalised for baseline values (Figure 1F), </w:t>
        </w:r>
        <w:commentRangeStart w:id="183"/>
        <w:commentRangeStart w:id="184"/>
        <w:commentRangeStart w:id="185"/>
        <w:r w:rsidR="006669DA">
          <w:rPr>
            <w:rFonts w:eastAsia="TimesNewRomanPSMT" w:cstheme="minorHAnsi"/>
            <w:lang w:val="en-GB"/>
          </w:rPr>
          <w:t xml:space="preserve">its mean value </w:t>
        </w:r>
      </w:ins>
      <w:ins w:id="186" w:author="Rik Henson [2]" w:date="2019-07-01T14:21:00Z">
        <w:r w:rsidR="006669DA">
          <w:rPr>
            <w:rFonts w:eastAsia="TimesNewRomanPSMT" w:cstheme="minorHAnsi"/>
            <w:lang w:val="en-GB"/>
          </w:rPr>
          <w:t>becomes</w:t>
        </w:r>
      </w:ins>
      <w:ins w:id="187" w:author="Rik Henson [2]" w:date="2019-07-01T14:20:00Z">
        <w:r w:rsidR="006669DA">
          <w:rPr>
            <w:rFonts w:eastAsia="TimesNewRomanPSMT" w:cstheme="minorHAnsi"/>
            <w:lang w:val="en-GB"/>
          </w:rPr>
          <w:t xml:space="preserve"> lower than</w:t>
        </w:r>
      </w:ins>
      <w:ins w:id="188" w:author="Rik Henson [2]" w:date="2019-07-01T14:21:00Z">
        <w:r w:rsidR="006669DA">
          <w:rPr>
            <w:rFonts w:eastAsia="TimesNewRomanPSMT" w:cstheme="minorHAnsi"/>
            <w:lang w:val="en-GB"/>
          </w:rPr>
          <w:t xml:space="preserve"> for</w:t>
        </w:r>
      </w:ins>
      <w:ins w:id="189" w:author="Rik Henson [2]" w:date="2019-07-01T14:20:00Z">
        <w:r w:rsidR="006669DA">
          <w:rPr>
            <w:rFonts w:eastAsia="TimesNewRomanPSMT" w:cstheme="minorHAnsi"/>
            <w:lang w:val="en-GB"/>
          </w:rPr>
          <w:t xml:space="preserve"> the univariate measures (note that there is</w:t>
        </w:r>
      </w:ins>
      <w:ins w:id="190" w:author="Rik Henson [2]" w:date="2019-07-01T14:23:00Z">
        <w:r w:rsidR="006669DA">
          <w:rPr>
            <w:rFonts w:eastAsia="TimesNewRomanPSMT" w:cstheme="minorHAnsi"/>
            <w:lang w:val="en-GB"/>
          </w:rPr>
          <w:t xml:space="preserve"> also</w:t>
        </w:r>
      </w:ins>
      <w:ins w:id="191" w:author="Rik Henson [2]" w:date="2019-07-01T14:20:00Z">
        <w:r w:rsidR="006669DA">
          <w:rPr>
            <w:rFonts w:eastAsia="TimesNewRomanPSMT" w:cstheme="minorHAnsi"/>
            <w:lang w:val="en-GB"/>
          </w:rPr>
          <w:t xml:space="preserve"> increased spread in the normalised univariate measures, but this is due to the finite data</w:t>
        </w:r>
      </w:ins>
      <w:ins w:id="192" w:author="Rik Henson [2]" w:date="2019-07-01T14:21:00Z">
        <w:r w:rsidR="006669DA">
          <w:rPr>
            <w:rFonts w:eastAsia="TimesNewRomanPSMT" w:cstheme="minorHAnsi"/>
            <w:lang w:val="en-GB"/>
          </w:rPr>
          <w:t xml:space="preserve"> used in the permutation</w:t>
        </w:r>
      </w:ins>
      <w:ins w:id="193" w:author="Rik Henson [2]" w:date="2019-07-01T14:20:00Z">
        <w:r w:rsidR="006669DA">
          <w:rPr>
            <w:rFonts w:eastAsia="TimesNewRomanPSMT" w:cstheme="minorHAnsi"/>
            <w:lang w:val="en-GB"/>
          </w:rPr>
          <w:t xml:space="preserve">, and </w:t>
        </w:r>
      </w:ins>
      <w:ins w:id="194" w:author="Rik Henson [2]" w:date="2019-07-01T14:23:00Z">
        <w:r w:rsidR="006669DA">
          <w:rPr>
            <w:rFonts w:eastAsia="TimesNewRomanPSMT" w:cstheme="minorHAnsi"/>
            <w:lang w:val="en-GB"/>
          </w:rPr>
          <w:t>for these measures,</w:t>
        </w:r>
      </w:ins>
      <w:ins w:id="195" w:author="Rik Henson [2]" w:date="2019-07-01T14:20:00Z">
        <w:r w:rsidR="006669DA">
          <w:rPr>
            <w:rFonts w:eastAsia="TimesNewRomanPSMT" w:cstheme="minorHAnsi"/>
            <w:lang w:val="en-GB"/>
          </w:rPr>
          <w:t xml:space="preserve"> </w:t>
        </w:r>
      </w:ins>
      <w:ins w:id="196" w:author="Rik Henson [2]" w:date="2019-07-01T14:23:00Z">
        <w:r w:rsidR="006669DA">
          <w:rPr>
            <w:rFonts w:eastAsia="TimesNewRomanPSMT" w:cstheme="minorHAnsi"/>
            <w:lang w:val="en-GB"/>
          </w:rPr>
          <w:t xml:space="preserve">the expected value when no connectivity is zero, so </w:t>
        </w:r>
      </w:ins>
      <w:ins w:id="197" w:author="Rik Henson [2]" w:date="2019-07-01T14:25:00Z">
        <w:r w:rsidR="006669DA">
          <w:rPr>
            <w:rFonts w:eastAsia="TimesNewRomanPSMT" w:cstheme="minorHAnsi"/>
            <w:lang w:val="en-GB"/>
          </w:rPr>
          <w:t>raw measures are arguably more suitable</w:t>
        </w:r>
      </w:ins>
      <w:commentRangeEnd w:id="183"/>
      <w:ins w:id="198" w:author="Rik Henson [2]" w:date="2019-07-01T14:23:00Z">
        <w:r w:rsidR="006669DA">
          <w:rPr>
            <w:rStyle w:val="CommentReference"/>
          </w:rPr>
          <w:commentReference w:id="183"/>
        </w:r>
      </w:ins>
      <w:commentRangeEnd w:id="184"/>
      <w:r w:rsidR="004375CD">
        <w:rPr>
          <w:rStyle w:val="CommentReference"/>
        </w:rPr>
        <w:commentReference w:id="184"/>
      </w:r>
      <w:commentRangeEnd w:id="185"/>
      <w:r w:rsidR="009668D3">
        <w:rPr>
          <w:rStyle w:val="CommentReference"/>
        </w:rPr>
        <w:commentReference w:id="185"/>
      </w:r>
      <w:ins w:id="199" w:author="Rik Henson [2]" w:date="2019-07-01T14:21:00Z">
        <w:r w:rsidR="006669DA">
          <w:rPr>
            <w:rFonts w:eastAsia="TimesNewRomanPSMT" w:cstheme="minorHAnsi"/>
            <w:lang w:val="en-GB"/>
          </w:rPr>
          <w:t xml:space="preserve">). Nonetheless, </w:t>
        </w:r>
      </w:ins>
      <w:ins w:id="200" w:author="Rik Henson [2]" w:date="2019-07-01T14:22:00Z">
        <w:r w:rsidR="006669DA">
          <w:rPr>
            <w:rFonts w:eastAsia="TimesNewRomanPSMT" w:cstheme="minorHAnsi"/>
            <w:lang w:val="en-GB"/>
          </w:rPr>
          <w:t>it</w:t>
        </w:r>
      </w:ins>
      <w:ins w:id="201" w:author="Rik Henson [2]" w:date="2019-06-29T11:03:00Z">
        <w:r w:rsidR="00626CCD">
          <w:rPr>
            <w:rFonts w:eastAsia="TimesNewRomanPSMT" w:cstheme="minorHAnsi"/>
            <w:lang w:val="en-GB"/>
          </w:rPr>
          <w:t xml:space="preserve"> is interesting to note </w:t>
        </w:r>
      </w:ins>
      <w:ins w:id="202" w:author="Rik Henson [2]" w:date="2019-06-29T11:04:00Z">
        <w:r w:rsidR="00626CCD">
          <w:rPr>
            <w:rFonts w:eastAsia="TimesNewRomanPSMT" w:cstheme="minorHAnsi"/>
            <w:lang w:val="en-GB"/>
          </w:rPr>
          <w:t>that</w:t>
        </w:r>
      </w:ins>
      <w:ins w:id="203" w:author="Rik Henson [2]" w:date="2019-06-29T11:03:00Z">
        <w:r w:rsidR="00626CCD">
          <w:rPr>
            <w:rFonts w:eastAsia="TimesNewRomanPSMT" w:cstheme="minorHAnsi"/>
            <w:lang w:val="en-GB"/>
          </w:rPr>
          <w:t xml:space="preserve"> </w:t>
        </w:r>
      </w:ins>
      <w:ins w:id="204" w:author="Rik Henson [2]" w:date="2019-06-29T11:05:00Z">
        <w:r w:rsidR="00626CCD">
          <w:rPr>
            <w:rFonts w:eastAsia="TimesNewRomanPSMT" w:cstheme="minorHAnsi"/>
            <w:lang w:val="en-GB"/>
          </w:rPr>
          <w:t xml:space="preserve">the </w:t>
        </w:r>
      </w:ins>
      <w:ins w:id="205" w:author="Rik Henson [2]" w:date="2019-06-29T11:04:00Z">
        <w:r w:rsidR="00626CCD">
          <w:rPr>
            <w:rFonts w:eastAsia="TimesNewRomanPSMT" w:cstheme="minorHAnsi"/>
            <w:lang w:val="en-GB"/>
          </w:rPr>
          <w:t xml:space="preserve">multivariate </w:t>
        </w:r>
      </w:ins>
      <w:ins w:id="206" w:author="Rik Henson [2]" w:date="2019-06-29T11:05:00Z">
        <w:r w:rsidR="00626CCD">
          <w:rPr>
            <w:rFonts w:eastAsia="TimesNewRomanPSMT" w:cstheme="minorHAnsi"/>
            <w:lang w:val="en-GB"/>
          </w:rPr>
          <w:t xml:space="preserve">metrics are still above zero, particularly </w:t>
        </w:r>
      </w:ins>
      <w:proofErr w:type="spellStart"/>
      <w:ins w:id="207" w:author="Rik Henson [2]" w:date="2019-07-01T14:07:00Z">
        <w:r w:rsidR="009877AC">
          <w:rPr>
            <w:rFonts w:eastAsia="TimesNewRomanPSMT" w:cstheme="minorHAnsi"/>
            <w:lang w:val="en-GB"/>
          </w:rPr>
          <w:t>dC</w:t>
        </w:r>
      </w:ins>
      <w:ins w:id="208" w:author="Rik Henson [2]" w:date="2019-06-29T11:05:00Z">
        <w:r w:rsidR="009877AC">
          <w:rPr>
            <w:rFonts w:eastAsia="TimesNewRomanPSMT" w:cstheme="minorHAnsi"/>
            <w:lang w:val="en-GB"/>
          </w:rPr>
          <w:t>or</w:t>
        </w:r>
      </w:ins>
      <w:proofErr w:type="spellEnd"/>
      <w:ins w:id="209" w:author="Rik Henson [2]" w:date="2019-07-01T14:07:00Z">
        <w:r w:rsidR="009877AC">
          <w:rPr>
            <w:rFonts w:eastAsia="TimesNewRomanPSMT" w:cstheme="minorHAnsi"/>
            <w:lang w:val="en-GB"/>
          </w:rPr>
          <w:t>, i.e., they can capture univariate effects too.</w:t>
        </w:r>
      </w:ins>
    </w:p>
    <w:p w14:paraId="3CE85E19" w14:textId="77777777" w:rsidR="009877AC" w:rsidRDefault="009668D3" w:rsidP="00C320CF">
      <w:pPr>
        <w:ind w:firstLine="720"/>
        <w:jc w:val="both"/>
        <w:rPr>
          <w:ins w:id="210" w:author="Rik Henson [2]" w:date="2019-06-29T11:18:00Z"/>
          <w:rFonts w:eastAsia="TimesNewRomanPSMT" w:cstheme="minorHAnsi"/>
          <w:lang w:val="en-GB"/>
        </w:rPr>
      </w:pPr>
      <w:ins w:id="211" w:author="Rik Henson [2]" w:date="2019-07-01T15:43:00Z">
        <w:r>
          <w:rPr>
            <w:rFonts w:eastAsia="TimesNewRomanPSMT" w:cstheme="minorHAnsi"/>
            <w:noProof/>
            <w:lang w:val="it-IT" w:eastAsia="it-IT"/>
            <w:rPrChange w:id="212">
              <w:rPr>
                <w:noProof/>
                <w:lang w:val="it-IT" w:eastAsia="it-IT"/>
              </w:rPr>
            </w:rPrChange>
          </w:rPr>
          <w:lastRenderedPageBreak/>
          <w:drawing>
            <wp:anchor distT="0" distB="0" distL="114300" distR="114300" simplePos="0" relativeHeight="251659264" behindDoc="0" locked="0" layoutInCell="1" allowOverlap="1" wp14:anchorId="19D86382" wp14:editId="1D6E28B4">
              <wp:simplePos x="0" y="0"/>
              <wp:positionH relativeFrom="column">
                <wp:posOffset>0</wp:posOffset>
              </wp:positionH>
              <wp:positionV relativeFrom="paragraph">
                <wp:posOffset>0</wp:posOffset>
              </wp:positionV>
              <wp:extent cx="5943600" cy="3749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on_examp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anchor>
          </w:drawing>
        </w:r>
      </w:ins>
      <w:ins w:id="213" w:author="Rik Henson [2]" w:date="2019-07-01T15:28:00Z">
        <w:r w:rsidR="000A2925">
          <w:rPr>
            <w:rStyle w:val="CommentReference"/>
          </w:rPr>
          <w:commentReference w:id="214"/>
        </w:r>
      </w:ins>
    </w:p>
    <w:p w14:paraId="396EBDA6" w14:textId="77777777" w:rsidR="00F62FF5" w:rsidRDefault="00F62FF5" w:rsidP="00C320CF">
      <w:pPr>
        <w:ind w:firstLine="720"/>
        <w:jc w:val="both"/>
        <w:rPr>
          <w:ins w:id="215" w:author="Rik Henson [2]" w:date="2019-06-29T11:18:00Z"/>
          <w:rFonts w:eastAsia="TimesNewRomanPSMT" w:cstheme="minorHAnsi"/>
          <w:lang w:val="en-GB"/>
        </w:rPr>
      </w:pPr>
    </w:p>
    <w:p w14:paraId="686E579A" w14:textId="77777777" w:rsidR="00F62FF5" w:rsidRDefault="00F62FF5" w:rsidP="006669DA">
      <w:pPr>
        <w:pStyle w:val="NoSpacing"/>
      </w:pPr>
      <w:moveToRangeStart w:id="216" w:author="Rik Henson [2]" w:date="2019-06-29T11:18:00Z" w:name="move12699532"/>
      <w:moveTo w:id="217" w:author="Rik Henson [2]" w:date="2019-06-29T11:18:00Z">
        <w:r w:rsidRPr="00EC4686">
          <w:rPr>
            <w:b/>
          </w:rPr>
          <w:t xml:space="preserve">Figure 1. </w:t>
        </w:r>
        <w:commentRangeStart w:id="218"/>
        <w:r w:rsidRPr="00FA3C4C">
          <w:t xml:space="preserve">The presence of at least one ROI composed of subpopulations of anticorrelated voxels </w:t>
        </w:r>
        <w:r>
          <w:t>makes</w:t>
        </w:r>
        <w:r w:rsidRPr="00FA3C4C">
          <w:t xml:space="preserve"> UV-methods, as opposed to MV-methods, </w:t>
        </w:r>
        <w:r>
          <w:t>insensitive to detecting</w:t>
        </w:r>
        <w:r w:rsidRPr="00FA3C4C">
          <w:t xml:space="preserve"> functional interaction</w:t>
        </w:r>
        <w:r>
          <w:t>s</w:t>
        </w:r>
        <w:r w:rsidRPr="00FA3C4C">
          <w:t>.</w:t>
        </w:r>
        <w:r w:rsidRPr="00E3388E">
          <w:t xml:space="preserve"> </w:t>
        </w:r>
        <w:r>
          <w:t>In this example, ROI1 is composed of two anticorrelated subpopulations. The l</w:t>
        </w:r>
        <w:r w:rsidRPr="00E3388E">
          <w:t xml:space="preserve">ower-left panel shows </w:t>
        </w:r>
        <w:r>
          <w:t xml:space="preserve">the activity of </w:t>
        </w:r>
        <w:r w:rsidRPr="00E3388E">
          <w:t xml:space="preserve">two strongly anticorrelated voxels belonging to two different subpopulations within ROI1. Upper-lower panel shows the </w:t>
        </w:r>
      </w:moveTo>
      <w:commentRangeEnd w:id="218"/>
      <w:r w:rsidR="00712109">
        <w:rPr>
          <w:rStyle w:val="CommentReference"/>
        </w:rPr>
        <w:commentReference w:id="218"/>
      </w:r>
      <w:moveTo w:id="219" w:author="Rik Henson [2]" w:date="2019-06-29T11:18:00Z">
        <w:r w:rsidRPr="00E3388E">
          <w:t xml:space="preserve">functional mapping </w:t>
        </w:r>
        <w:r>
          <w:t>that links</w:t>
        </w:r>
        <w:r w:rsidRPr="00E3388E">
          <w:t xml:space="preserve"> the two ROIs: in this case we </w:t>
        </w:r>
        <w:r>
          <w:t>simulated</w:t>
        </w:r>
        <w:r w:rsidRPr="00E3388E">
          <w:t xml:space="preserve"> a</w:t>
        </w:r>
        <w:r>
          <w:t xml:space="preserve"> simple one-to-one voxel mapping in which</w:t>
        </w:r>
        <w:r w:rsidRPr="00E3388E">
          <w:t xml:space="preserve"> every voxel in ROI1 </w:t>
        </w:r>
        <w:r>
          <w:t>has</w:t>
        </w:r>
        <w:r w:rsidRPr="00E3388E">
          <w:t xml:space="preserve"> a clone (except for an additive noise component) in ROI2. The results do not strictly depend on the </w:t>
        </w:r>
        <w:r>
          <w:t>choice</w:t>
        </w:r>
        <w:r w:rsidRPr="00E3388E">
          <w:t xml:space="preserve"> of the mapping, e.g. a random matrix would generate similar results. Lower-right panel shows </w:t>
        </w:r>
        <w:r>
          <w:t xml:space="preserve">the activity of </w:t>
        </w:r>
        <w:r w:rsidRPr="00E3388E">
          <w:t xml:space="preserve">two voxels obtained by transforming the </w:t>
        </w:r>
        <w:r>
          <w:t>activity</w:t>
        </w:r>
        <w:r w:rsidRPr="00E3388E">
          <w:t xml:space="preserve"> in ROI1 though the </w:t>
        </w:r>
        <w:r>
          <w:t xml:space="preserve">linear </w:t>
        </w:r>
        <w:r w:rsidRPr="00E3388E">
          <w:t>mapping. Upper-right panel shows the performance</w:t>
        </w:r>
        <w:r>
          <w:t xml:space="preserve"> (mean value and standard deviation across 10 subjects)</w:t>
        </w:r>
        <w:r w:rsidRPr="00E3388E">
          <w:t xml:space="preserve"> obtained by six different functional connectivity methods: standard Pearson correlation, univariate pattern dependence (UVPD), multivariate pattern dependence (MVPD), univariate distance correlation (</w:t>
        </w:r>
        <w:proofErr w:type="spellStart"/>
        <w:r w:rsidRPr="00E3388E">
          <w:t>UVdCor</w:t>
        </w:r>
        <w:proofErr w:type="spellEnd"/>
        <w:r w:rsidRPr="00E3388E">
          <w:t>), distance correlation (</w:t>
        </w:r>
        <w:proofErr w:type="spellStart"/>
        <w:r w:rsidRPr="00E3388E">
          <w:t>dCor</w:t>
        </w:r>
        <w:proofErr w:type="spellEnd"/>
        <w:r w:rsidRPr="00E3388E">
          <w:t>), representational connectivity analysis (RCA).</w:t>
        </w:r>
      </w:moveTo>
    </w:p>
    <w:moveToRangeEnd w:id="216"/>
    <w:p w14:paraId="6C23A807" w14:textId="77777777" w:rsidR="00F62FF5" w:rsidRDefault="00F62FF5" w:rsidP="00C320CF">
      <w:pPr>
        <w:ind w:firstLine="720"/>
        <w:jc w:val="both"/>
        <w:rPr>
          <w:ins w:id="220" w:author="Rik Henson [2]" w:date="2019-06-29T10:28:00Z"/>
          <w:rFonts w:eastAsia="TimesNewRomanPSMT" w:cstheme="minorHAnsi"/>
          <w:lang w:val="en-GB"/>
        </w:rPr>
      </w:pPr>
    </w:p>
    <w:p w14:paraId="2EF202C4" w14:textId="77777777" w:rsidR="00430D1E" w:rsidRDefault="00141795" w:rsidP="00430D1E">
      <w:pPr>
        <w:pStyle w:val="Heading3"/>
        <w:rPr>
          <w:del w:id="221" w:author="Rik Henson [2]" w:date="2019-06-29T10:29:00Z"/>
          <w:rFonts w:eastAsia="TimesNewRomanPSMT"/>
        </w:rPr>
        <w:pPrChange w:id="222" w:author="Rik Henson [2]" w:date="2019-06-29T11:06:00Z">
          <w:pPr>
            <w:ind w:firstLine="720"/>
            <w:jc w:val="both"/>
          </w:pPr>
        </w:pPrChange>
      </w:pPr>
      <w:del w:id="223" w:author="Rik Henson [2]" w:date="2019-06-29T10:28:00Z">
        <w:r w:rsidRPr="006669DA" w:rsidDel="00413B52">
          <w:rPr>
            <w:rFonts w:eastAsia="TimesNewRomanPSMT"/>
            <w:lang w:val="en-GB"/>
          </w:rPr>
          <w:delText xml:space="preserve">We focus on the same methods that we introduced in the section </w:delText>
        </w:r>
        <w:r w:rsidRPr="006669DA" w:rsidDel="00413B52">
          <w:rPr>
            <w:rFonts w:eastAsia="TimesNewRomanPSMT"/>
            <w:highlight w:val="yellow"/>
            <w:lang w:val="en-GB"/>
          </w:rPr>
          <w:delText>X</w:delText>
        </w:r>
        <w:r w:rsidRPr="006669DA" w:rsidDel="00413B52">
          <w:rPr>
            <w:rFonts w:eastAsia="TimesNewRomanPSMT"/>
            <w:lang w:val="en-GB"/>
          </w:rPr>
          <w:delText xml:space="preserve">, which provide examples of metrics defined to explore different aspects of the interaction: </w:delText>
        </w:r>
      </w:del>
      <w:moveFromRangeStart w:id="224" w:author="Rik Henson [2]" w:date="2019-06-29T10:29:00Z" w:name="move12696564"/>
      <w:moveFrom w:id="225" w:author="Rik Henson [2]" w:date="2019-06-29T10:29:00Z">
        <w:del w:id="226" w:author="Rik Henson [2]" w:date="2019-06-29T10:29:00Z">
          <w:r w:rsidRPr="006669DA" w:rsidDel="00413B52">
            <w:rPr>
              <w:rFonts w:eastAsia="TimesNewRomanPSMT"/>
            </w:rPr>
            <w:delText>standard Pearson correlation (Hotelling 1936)</w:delText>
          </w:r>
          <w:r w:rsidRPr="006669DA" w:rsidDel="00413B52">
            <w:rPr>
              <w:rFonts w:eastAsia="TimesNewRomanPSMT"/>
              <w:lang w:val="en-GB"/>
            </w:rPr>
            <w:delText xml:space="preserve"> and </w:delText>
          </w:r>
          <w:r w:rsidRPr="006669DA" w:rsidDel="00413B52">
            <w:rPr>
              <w:rFonts w:eastAsia="TimesNewRomanPSMT"/>
            </w:rPr>
            <w:delText xml:space="preserve">univariate (UV-) pattern dependence as univariate linear methods, multivariate (MV-) pattern dependence (MVPD, Anzellotti et al. 2017) and representational connectivity analysis (Kriegeskorte et al. 2008) as multivariate linear methods, univariate distance correlation (UV-dCor) as an example of univariate non-linear method, and finally distance correlation (dCor, Geerligs et al. 2016) as </w:delText>
          </w:r>
          <w:r w:rsidR="00550B08" w:rsidRPr="006669DA" w:rsidDel="00413B52">
            <w:rPr>
              <w:rFonts w:eastAsia="TimesNewRomanPSMT"/>
            </w:rPr>
            <w:delText xml:space="preserve">a </w:delText>
          </w:r>
          <w:r w:rsidRPr="006669DA" w:rsidDel="00413B52">
            <w:rPr>
              <w:rFonts w:eastAsia="TimesNewRomanPSMT"/>
            </w:rPr>
            <w:delText xml:space="preserve">multivariate non-linear method. </w:delText>
          </w:r>
        </w:del>
      </w:moveFrom>
      <w:moveFromRangeEnd w:id="224"/>
      <w:del w:id="227" w:author="Rik Henson [2]" w:date="2019-06-29T10:29:00Z">
        <w:r w:rsidRPr="006669DA" w:rsidDel="00413B52">
          <w:rPr>
            <w:rFonts w:eastAsia="TimesNewRomanPSMT"/>
          </w:rPr>
          <w:delText>Each of the following computational examples will highlight different aspects of either the time series or the interaction.</w:delText>
        </w:r>
      </w:del>
    </w:p>
    <w:p w14:paraId="1560D42D" w14:textId="77777777" w:rsidR="00141795" w:rsidRPr="006669DA" w:rsidRDefault="00141795" w:rsidP="006669DA">
      <w:pPr>
        <w:pStyle w:val="Heading3"/>
        <w:rPr>
          <w:rFonts w:eastAsia="TimesNewRomanPSMT"/>
          <w:bCs/>
          <w:lang w:val="en-GB"/>
        </w:rPr>
      </w:pPr>
      <w:del w:id="228" w:author="Rik Henson [2]" w:date="2019-06-29T11:05:00Z">
        <w:r w:rsidRPr="006669DA" w:rsidDel="00626CCD">
          <w:rPr>
            <w:rFonts w:eastAsia="TimesNewRomanPSMT"/>
            <w:bCs/>
            <w:lang w:val="en-GB"/>
          </w:rPr>
          <w:delText>First</w:delText>
        </w:r>
      </w:del>
      <w:del w:id="229" w:author="Rik Henson [2]" w:date="2019-06-29T11:08:00Z">
        <w:r w:rsidRPr="006669DA" w:rsidDel="00AA0CED">
          <w:rPr>
            <w:rFonts w:eastAsia="TimesNewRomanPSMT"/>
            <w:bCs/>
            <w:lang w:val="en-GB"/>
          </w:rPr>
          <w:delText xml:space="preserve"> e</w:delText>
        </w:r>
      </w:del>
      <w:ins w:id="230" w:author="Rik Henson [2]" w:date="2019-06-29T11:08:00Z">
        <w:r w:rsidR="00AA0CED">
          <w:rPr>
            <w:rFonts w:eastAsia="TimesNewRomanPSMT"/>
            <w:bCs/>
            <w:lang w:val="en-GB"/>
          </w:rPr>
          <w:t>E</w:t>
        </w:r>
      </w:ins>
      <w:r w:rsidRPr="006669DA">
        <w:rPr>
          <w:rFonts w:eastAsia="TimesNewRomanPSMT"/>
          <w:bCs/>
          <w:lang w:val="en-GB"/>
        </w:rPr>
        <w:t>xample</w:t>
      </w:r>
      <w:ins w:id="231" w:author="Rik Henson [2]" w:date="2019-06-29T11:08:00Z">
        <w:r w:rsidR="00AA0CED">
          <w:rPr>
            <w:rFonts w:eastAsia="TimesNewRomanPSMT"/>
            <w:bCs/>
            <w:lang w:val="en-GB"/>
          </w:rPr>
          <w:t xml:space="preserve"> 2</w:t>
        </w:r>
      </w:ins>
      <w:r w:rsidRPr="006669DA">
        <w:rPr>
          <w:rFonts w:eastAsia="TimesNewRomanPSMT"/>
          <w:bCs/>
          <w:lang w:val="en-GB"/>
        </w:rPr>
        <w:t>: presence of anticorrelated voxel activities within</w:t>
      </w:r>
      <w:del w:id="232" w:author="Rik Henson [2]" w:date="2019-06-29T11:07:00Z">
        <w:r w:rsidRPr="006669DA" w:rsidDel="00AA0CED">
          <w:rPr>
            <w:rFonts w:eastAsia="TimesNewRomanPSMT"/>
            <w:bCs/>
            <w:lang w:val="en-GB"/>
          </w:rPr>
          <w:delText xml:space="preserve"> a</w:delText>
        </w:r>
      </w:del>
      <w:r w:rsidRPr="006669DA">
        <w:rPr>
          <w:rFonts w:eastAsia="TimesNewRomanPSMT"/>
          <w:bCs/>
          <w:lang w:val="en-GB"/>
        </w:rPr>
        <w:t xml:space="preserve"> ROI</w:t>
      </w:r>
      <w:ins w:id="233" w:author="Rik Henson [2]" w:date="2019-06-29T11:07:00Z">
        <w:r w:rsidR="00AA0CED">
          <w:rPr>
            <w:rFonts w:eastAsia="TimesNewRomanPSMT"/>
            <w:bCs/>
            <w:lang w:val="en-GB"/>
          </w:rPr>
          <w:t>1</w:t>
        </w:r>
      </w:ins>
    </w:p>
    <w:p w14:paraId="3EB873F3" w14:textId="77777777" w:rsidR="00712109" w:rsidRDefault="00AA0CED" w:rsidP="006669DA">
      <w:pPr>
        <w:rPr>
          <w:ins w:id="234" w:author="Rik Henson [2]" w:date="2019-06-29T11:22:00Z"/>
          <w:lang w:val="en-GB"/>
        </w:rPr>
      </w:pPr>
      <w:ins w:id="235" w:author="Rik Henson [2]" w:date="2019-06-29T11:07:00Z">
        <w:r>
          <w:rPr>
            <w:lang w:val="en-GB"/>
          </w:rPr>
          <w:t xml:space="preserve">Figure 2B has the same functional mapping as in Example 1 </w:t>
        </w:r>
      </w:ins>
      <w:ins w:id="236" w:author="Rik Henson [2]" w:date="2019-06-29T11:08:00Z">
        <w:r>
          <w:rPr>
            <w:lang w:val="en-GB"/>
          </w:rPr>
          <w:t xml:space="preserve">above, but now there are two functional subdivisions within ROI1, which are negatively correlated, as indicated in Figure 2A. This pattern has been seen in real fMRI </w:t>
        </w:r>
      </w:ins>
      <w:ins w:id="237" w:author="Rik Henson [2]" w:date="2019-06-29T11:09:00Z">
        <w:r>
          <w:rPr>
            <w:lang w:val="en-GB"/>
          </w:rPr>
          <w:t>data for ex</w:t>
        </w:r>
        <w:r w:rsidR="00F62FF5">
          <w:rPr>
            <w:lang w:val="en-GB"/>
          </w:rPr>
          <w:t>ample (</w:t>
        </w:r>
        <w:proofErr w:type="spellStart"/>
        <w:r w:rsidR="00F62FF5">
          <w:rPr>
            <w:lang w:val="en-GB"/>
          </w:rPr>
          <w:t>Geerligs</w:t>
        </w:r>
        <w:proofErr w:type="spellEnd"/>
        <w:r w:rsidR="00F62FF5">
          <w:rPr>
            <w:lang w:val="en-GB"/>
          </w:rPr>
          <w:t xml:space="preserve"> &amp; Henson, 2016), when ROIs do not respect the </w:t>
        </w:r>
        <w:r w:rsidR="00F62FF5">
          <w:rPr>
            <w:lang w:val="en-GB"/>
          </w:rPr>
          <w:lastRenderedPageBreak/>
          <w:t>functional anatomy of the brain</w:t>
        </w:r>
      </w:ins>
      <w:ins w:id="238" w:author="Rik Henson [2]" w:date="2019-06-29T11:10:00Z">
        <w:r w:rsidR="00F62FF5">
          <w:rPr>
            <w:lang w:val="en-GB"/>
          </w:rPr>
          <w:t xml:space="preserve">. </w:t>
        </w:r>
      </w:ins>
      <w:ins w:id="239" w:author="Rik Henson [2]" w:date="2019-07-01T14:31:00Z">
        <w:r w:rsidR="00415778">
          <w:rPr>
            <w:lang w:val="en-GB"/>
          </w:rPr>
          <w:t xml:space="preserve">This “structure” can be seen in Figure 2C-D, which show </w:t>
        </w:r>
        <w:proofErr w:type="spellStart"/>
        <w:r w:rsidR="00415778">
          <w:rPr>
            <w:lang w:val="en-GB"/>
          </w:rPr>
          <w:t>timecourse</w:t>
        </w:r>
        <w:proofErr w:type="spellEnd"/>
        <w:r w:rsidR="00415778">
          <w:rPr>
            <w:lang w:val="en-GB"/>
          </w:rPr>
          <w:t xml:space="preserve"> now in an </w:t>
        </w:r>
      </w:ins>
      <w:ins w:id="240" w:author="Rik Henson [2]" w:date="2019-07-01T14:32:00Z">
        <w:r w:rsidR="00415778">
          <w:rPr>
            <w:lang w:val="en-GB"/>
          </w:rPr>
          <w:t>“</w:t>
        </w:r>
      </w:ins>
      <w:ins w:id="241" w:author="Rik Henson [2]" w:date="2019-07-01T14:31:00Z">
        <w:r w:rsidR="00415778">
          <w:rPr>
            <w:lang w:val="en-GB"/>
          </w:rPr>
          <w:t>image</w:t>
        </w:r>
      </w:ins>
      <w:ins w:id="242" w:author="Rik Henson [2]" w:date="2019-07-01T14:32:00Z">
        <w:r w:rsidR="00415778">
          <w:rPr>
            <w:lang w:val="en-GB"/>
          </w:rPr>
          <w:t>”</w:t>
        </w:r>
      </w:ins>
      <w:ins w:id="243" w:author="Rik Henson [2]" w:date="2019-07-01T14:31:00Z">
        <w:r w:rsidR="00415778">
          <w:rPr>
            <w:lang w:val="en-GB"/>
          </w:rPr>
          <w:t xml:space="preserve"> format</w:t>
        </w:r>
      </w:ins>
      <w:ins w:id="244" w:author="Rik Henson [2]" w:date="2019-07-01T14:32:00Z">
        <w:r w:rsidR="00415778">
          <w:rPr>
            <w:lang w:val="en-GB"/>
          </w:rPr>
          <w:t>, rather than the line plots in Figures 1C-D.</w:t>
        </w:r>
      </w:ins>
      <w:ins w:id="245" w:author="Rik Henson [2]" w:date="2019-07-01T14:31:00Z">
        <w:r w:rsidR="00415778">
          <w:rPr>
            <w:lang w:val="en-GB"/>
          </w:rPr>
          <w:t xml:space="preserve"> </w:t>
        </w:r>
      </w:ins>
      <w:ins w:id="246" w:author="Rik Henson [2]" w:date="2019-06-29T11:10:00Z">
        <w:r w:rsidR="00F62FF5">
          <w:rPr>
            <w:lang w:val="en-GB"/>
          </w:rPr>
          <w:t xml:space="preserve">In this case, </w:t>
        </w:r>
      </w:ins>
      <w:ins w:id="247" w:author="Rik Henson [2]" w:date="2019-06-29T11:11:00Z">
        <w:r w:rsidR="00F62FF5">
          <w:rPr>
            <w:lang w:val="en-GB"/>
          </w:rPr>
          <w:t>averaging</w:t>
        </w:r>
      </w:ins>
      <w:ins w:id="248" w:author="Rik Henson [2]" w:date="2019-06-29T11:16:00Z">
        <w:r w:rsidR="00F62FF5">
          <w:rPr>
            <w:lang w:val="en-GB"/>
          </w:rPr>
          <w:t xml:space="preserve"> over voxels </w:t>
        </w:r>
      </w:ins>
      <w:ins w:id="249" w:author="Rik Henson [2]" w:date="2019-06-29T11:17:00Z">
        <w:r w:rsidR="00F62FF5">
          <w:rPr>
            <w:lang w:val="en-GB"/>
          </w:rPr>
          <w:t>in ROI1 (and ROI2) destroys</w:t>
        </w:r>
      </w:ins>
      <w:ins w:id="250" w:author="Rik Henson [2]" w:date="2019-07-01T14:26:00Z">
        <w:r w:rsidR="00415778">
          <w:rPr>
            <w:lang w:val="en-GB"/>
          </w:rPr>
          <w:t xml:space="preserve"> most of</w:t>
        </w:r>
      </w:ins>
      <w:ins w:id="251" w:author="Rik Henson [2]" w:date="2019-06-29T11:17:00Z">
        <w:r w:rsidR="00F62FF5">
          <w:rPr>
            <w:lang w:val="en-GB"/>
          </w:rPr>
          <w:t xml:space="preserve"> the signal, leaving just noise, and hence </w:t>
        </w:r>
      </w:ins>
      <w:ins w:id="252" w:author="Rik Henson [2]" w:date="2019-07-01T14:27:00Z">
        <w:r w:rsidR="00415778">
          <w:rPr>
            <w:lang w:val="en-GB"/>
          </w:rPr>
          <w:t>weak</w:t>
        </w:r>
      </w:ins>
      <w:ins w:id="253" w:author="Rik Henson [2]" w:date="2019-06-29T11:17:00Z">
        <w:r w:rsidR="00F62FF5">
          <w:rPr>
            <w:lang w:val="en-GB"/>
          </w:rPr>
          <w:t xml:space="preserve"> univariate connectivity (Figure 2E-F). However, the multivariate metrics</w:t>
        </w:r>
      </w:ins>
      <w:ins w:id="254" w:author="Rik Henson [2]" w:date="2019-07-01T14:28:00Z">
        <w:r w:rsidR="00415778">
          <w:rPr>
            <w:lang w:val="en-GB"/>
          </w:rPr>
          <w:t xml:space="preserve"> (</w:t>
        </w:r>
        <w:proofErr w:type="spellStart"/>
        <w:r w:rsidR="00415778">
          <w:rPr>
            <w:lang w:val="en-GB"/>
          </w:rPr>
          <w:t>dCor</w:t>
        </w:r>
        <w:proofErr w:type="spellEnd"/>
        <w:r w:rsidR="00415778">
          <w:rPr>
            <w:lang w:val="en-GB"/>
          </w:rPr>
          <w:t xml:space="preserve">, RCA </w:t>
        </w:r>
        <w:commentRangeStart w:id="255"/>
        <w:commentRangeStart w:id="256"/>
        <w:commentRangeStart w:id="257"/>
        <w:r w:rsidR="00415778">
          <w:rPr>
            <w:lang w:val="en-GB"/>
          </w:rPr>
          <w:t>and to a lesser extent MVPD</w:t>
        </w:r>
      </w:ins>
      <w:commentRangeEnd w:id="255"/>
      <w:ins w:id="258" w:author="Rik Henson [2]" w:date="2019-07-01T14:29:00Z">
        <w:r w:rsidR="00415778">
          <w:rPr>
            <w:rStyle w:val="CommentReference"/>
          </w:rPr>
          <w:commentReference w:id="255"/>
        </w:r>
      </w:ins>
      <w:commentRangeEnd w:id="256"/>
      <w:r w:rsidR="004375CD">
        <w:rPr>
          <w:rStyle w:val="CommentReference"/>
        </w:rPr>
        <w:commentReference w:id="256"/>
      </w:r>
      <w:commentRangeEnd w:id="257"/>
      <w:r w:rsidR="009668D3">
        <w:rPr>
          <w:rStyle w:val="CommentReference"/>
        </w:rPr>
        <w:commentReference w:id="257"/>
      </w:r>
      <w:ins w:id="259" w:author="Rik Henson [2]" w:date="2019-07-01T14:28:00Z">
        <w:r w:rsidR="00415778">
          <w:rPr>
            <w:lang w:val="en-GB"/>
          </w:rPr>
          <w:t>)</w:t>
        </w:r>
      </w:ins>
      <w:ins w:id="260" w:author="Rik Henson [2]" w:date="2019-06-29T11:17:00Z">
        <w:r w:rsidR="00F62FF5">
          <w:rPr>
            <w:lang w:val="en-GB"/>
          </w:rPr>
          <w:t xml:space="preserve"> still recover the significant coupling between the two ROIs.</w:t>
        </w:r>
      </w:ins>
    </w:p>
    <w:p w14:paraId="4545148F" w14:textId="77777777" w:rsidR="00712109" w:rsidRDefault="009668D3" w:rsidP="006669DA">
      <w:pPr>
        <w:rPr>
          <w:ins w:id="261" w:author="Rik Henson [2]" w:date="2019-06-29T11:22:00Z"/>
          <w:lang w:val="en-GB"/>
        </w:rPr>
      </w:pPr>
      <w:ins w:id="262" w:author="Rik Henson [2]" w:date="2019-07-01T15:44:00Z">
        <w:r>
          <w:rPr>
            <w:noProof/>
            <w:lang w:val="it-IT" w:eastAsia="it-IT"/>
          </w:rPr>
          <w:drawing>
            <wp:inline distT="0" distB="0" distL="0" distR="0" wp14:anchorId="261C36E4" wp14:editId="237296D5">
              <wp:extent cx="5943600" cy="3749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on_exampl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ins>
    </w:p>
    <w:p w14:paraId="06327F47" w14:textId="77777777" w:rsidR="00712109" w:rsidRDefault="00712109" w:rsidP="00712109">
      <w:pPr>
        <w:jc w:val="both"/>
        <w:rPr>
          <w:ins w:id="263" w:author="Rik Henson [2]" w:date="2019-06-29T11:24:00Z"/>
          <w:i/>
          <w:sz w:val="20"/>
          <w:szCs w:val="20"/>
        </w:rPr>
      </w:pPr>
      <w:commentRangeStart w:id="264"/>
      <w:commentRangeStart w:id="265"/>
      <w:ins w:id="266" w:author="Rik Henson [2]" w:date="2019-06-29T11:22:00Z">
        <w:r w:rsidRPr="003D6A21">
          <w:rPr>
            <w:b/>
          </w:rPr>
          <w:t xml:space="preserve">Figure </w:t>
        </w:r>
        <w:r>
          <w:rPr>
            <w:b/>
          </w:rPr>
          <w:t>2</w:t>
        </w:r>
        <w:r w:rsidRPr="003D6A21">
          <w:rPr>
            <w:b/>
          </w:rPr>
          <w:t>.</w:t>
        </w:r>
        <w:r w:rsidRPr="00EC4686">
          <w:rPr>
            <w:sz w:val="20"/>
            <w:szCs w:val="20"/>
          </w:rPr>
          <w:t xml:space="preserve"> </w:t>
        </w:r>
        <w:r w:rsidRPr="00FA3C4C">
          <w:rPr>
            <w:i/>
            <w:sz w:val="20"/>
            <w:szCs w:val="20"/>
          </w:rPr>
          <w:t xml:space="preserve">The functional </w:t>
        </w:r>
      </w:ins>
      <w:commentRangeEnd w:id="264"/>
      <w:ins w:id="267" w:author="Rik Henson [2]" w:date="2019-07-01T14:33:00Z">
        <w:r w:rsidR="00415778">
          <w:rPr>
            <w:rStyle w:val="CommentReference"/>
          </w:rPr>
          <w:commentReference w:id="264"/>
        </w:r>
      </w:ins>
      <w:commentRangeEnd w:id="265"/>
      <w:r w:rsidR="006D04FE">
        <w:rPr>
          <w:rStyle w:val="CommentReference"/>
        </w:rPr>
        <w:commentReference w:id="265"/>
      </w:r>
      <w:ins w:id="268" w:author="Rik Henson [2]" w:date="2019-06-29T11:22:00Z">
        <w:r w:rsidRPr="00FA3C4C">
          <w:rPr>
            <w:i/>
            <w:sz w:val="20"/>
            <w:szCs w:val="20"/>
          </w:rPr>
          <w:t>mapping from ROI1 to ROI2 may create an anticorrelation among the voxels in the second region, thus consequently leading to low performance for the UV-methods.</w:t>
        </w:r>
        <w:r w:rsidRPr="00E3388E">
          <w:rPr>
            <w:i/>
            <w:sz w:val="20"/>
            <w:szCs w:val="20"/>
          </w:rPr>
          <w:t xml:space="preserve"> Lower-left panel shows the activity of two voxels in ROI1 (in this example all the voxels in ROI1 </w:t>
        </w:r>
        <w:r>
          <w:rPr>
            <w:i/>
            <w:sz w:val="20"/>
            <w:szCs w:val="20"/>
          </w:rPr>
          <w:t>are</w:t>
        </w:r>
        <w:r w:rsidRPr="00E3388E">
          <w:rPr>
            <w:i/>
            <w:sz w:val="20"/>
            <w:szCs w:val="20"/>
          </w:rPr>
          <w:t xml:space="preserve"> uncoupled). Upper-lower panel shows the functional mapping bet</w:t>
        </w:r>
        <w:r>
          <w:rPr>
            <w:i/>
            <w:sz w:val="20"/>
            <w:szCs w:val="20"/>
          </w:rPr>
          <w:t xml:space="preserve">ween the two ROIs, which generates in ROI2 voxel activities characterized by strong anticorrelations. </w:t>
        </w:r>
        <w:r w:rsidRPr="00E3388E">
          <w:rPr>
            <w:i/>
            <w:sz w:val="20"/>
            <w:szCs w:val="20"/>
          </w:rPr>
          <w:t>Lower-right panel shows</w:t>
        </w:r>
        <w:r>
          <w:rPr>
            <w:i/>
            <w:sz w:val="20"/>
            <w:szCs w:val="20"/>
          </w:rPr>
          <w:t xml:space="preserve"> the activity (</w:t>
        </w:r>
        <w:r w:rsidRPr="00E3388E">
          <w:rPr>
            <w:i/>
            <w:sz w:val="20"/>
            <w:szCs w:val="20"/>
          </w:rPr>
          <w:t>obtained by transforming the voxels in ROI1 though the mapping</w:t>
        </w:r>
        <w:r>
          <w:rPr>
            <w:i/>
            <w:sz w:val="20"/>
            <w:szCs w:val="20"/>
          </w:rPr>
          <w:t>) of</w:t>
        </w:r>
        <w:r w:rsidRPr="00E3388E">
          <w:rPr>
            <w:i/>
            <w:sz w:val="20"/>
            <w:szCs w:val="20"/>
          </w:rPr>
          <w:t xml:space="preserve"> two voxels. Upper-right panel shows the performance </w:t>
        </w:r>
        <w:r>
          <w:rPr>
            <w:i/>
            <w:sz w:val="20"/>
            <w:szCs w:val="20"/>
          </w:rPr>
          <w:t>(mean value and standard deviation across 10 subjects)</w:t>
        </w:r>
        <w:r w:rsidRPr="00E3388E">
          <w:rPr>
            <w:i/>
            <w:sz w:val="20"/>
            <w:szCs w:val="20"/>
          </w:rPr>
          <w:t xml:space="preserve"> obtained by </w:t>
        </w:r>
        <w:r>
          <w:rPr>
            <w:i/>
            <w:sz w:val="20"/>
            <w:szCs w:val="20"/>
          </w:rPr>
          <w:t>the three UV-</w:t>
        </w:r>
        <w:r w:rsidRPr="00E3388E">
          <w:rPr>
            <w:i/>
            <w:sz w:val="20"/>
            <w:szCs w:val="20"/>
          </w:rPr>
          <w:t>methods</w:t>
        </w:r>
        <w:r>
          <w:rPr>
            <w:i/>
            <w:sz w:val="20"/>
            <w:szCs w:val="20"/>
          </w:rPr>
          <w:t xml:space="preserve"> (Pearson, UVPD and </w:t>
        </w:r>
        <w:proofErr w:type="spellStart"/>
        <w:r>
          <w:rPr>
            <w:i/>
            <w:sz w:val="20"/>
            <w:szCs w:val="20"/>
          </w:rPr>
          <w:t>UVdCor</w:t>
        </w:r>
        <w:proofErr w:type="spellEnd"/>
        <w:r>
          <w:rPr>
            <w:i/>
            <w:sz w:val="20"/>
            <w:szCs w:val="20"/>
          </w:rPr>
          <w:t xml:space="preserve">) and by the three MV-methods (MVPD, </w:t>
        </w:r>
        <w:proofErr w:type="spellStart"/>
        <w:r>
          <w:rPr>
            <w:i/>
            <w:sz w:val="20"/>
            <w:szCs w:val="20"/>
          </w:rPr>
          <w:t>dCor</w:t>
        </w:r>
        <w:proofErr w:type="spellEnd"/>
        <w:r>
          <w:rPr>
            <w:i/>
            <w:sz w:val="20"/>
            <w:szCs w:val="20"/>
          </w:rPr>
          <w:t xml:space="preserve"> and RCA).</w:t>
        </w:r>
      </w:ins>
    </w:p>
    <w:p w14:paraId="5A498BA7" w14:textId="77777777" w:rsidR="00712109" w:rsidRPr="003D6A21" w:rsidRDefault="00712109" w:rsidP="00712109">
      <w:pPr>
        <w:jc w:val="both"/>
        <w:rPr>
          <w:ins w:id="269" w:author="Rik Henson [2]" w:date="2019-06-29T11:22:00Z"/>
          <w:b/>
        </w:rPr>
      </w:pPr>
    </w:p>
    <w:p w14:paraId="527F5CBC" w14:textId="77777777" w:rsidR="00712109" w:rsidRPr="00712109" w:rsidDel="00811F8B" w:rsidRDefault="00712109" w:rsidP="006669DA">
      <w:pPr>
        <w:pStyle w:val="Heading3"/>
        <w:rPr>
          <w:ins w:id="270" w:author="Rik Henson [2]" w:date="2019-06-29T11:24:00Z"/>
          <w:del w:id="271" w:author="Rik Henson [2]" w:date="2019-06-29T11:21:00Z"/>
        </w:rPr>
      </w:pPr>
    </w:p>
    <w:p w14:paraId="7B1574AE" w14:textId="77777777" w:rsidR="00712109" w:rsidRPr="006669DA" w:rsidRDefault="00712109" w:rsidP="006669DA">
      <w:pPr>
        <w:pStyle w:val="Heading3"/>
        <w:rPr>
          <w:ins w:id="272" w:author="Rik Henson [2]" w:date="2019-06-29T11:24:00Z"/>
        </w:rPr>
      </w:pPr>
      <w:ins w:id="273" w:author="Rik Henson [2]" w:date="2019-06-29T11:24:00Z">
        <w:del w:id="274" w:author="Rik Henson [2]" w:date="2019-06-29T11:21:00Z">
          <w:r w:rsidRPr="006669DA" w:rsidDel="00811F8B">
            <w:delText>Second e</w:delText>
          </w:r>
        </w:del>
        <w:del w:id="275" w:author="Rik Henson [2]" w:date="2019-06-29T11:24:00Z">
          <w:r w:rsidRPr="006669DA" w:rsidDel="00712109">
            <w:delText>x</w:delText>
          </w:r>
        </w:del>
        <w:r>
          <w:t>Exa</w:t>
        </w:r>
        <w:r w:rsidRPr="006669DA">
          <w:t xml:space="preserve">mple 3: anticorrelation within </w:t>
        </w:r>
        <w:del w:id="276" w:author="Rik Henson [2]" w:date="2019-06-29T11:21:00Z">
          <w:r w:rsidRPr="006669DA" w:rsidDel="00811F8B">
            <w:delText xml:space="preserve">a </w:delText>
          </w:r>
        </w:del>
        <w:r w:rsidRPr="006669DA">
          <w:t>ROI2 induced by the functional mapping</w:t>
        </w:r>
      </w:ins>
    </w:p>
    <w:p w14:paraId="012A35FE" w14:textId="77777777" w:rsidR="00430D1E" w:rsidRDefault="00141795" w:rsidP="00430D1E">
      <w:pPr>
        <w:rPr>
          <w:del w:id="277" w:author="Rik Henson [2]" w:date="2019-06-29T11:18:00Z"/>
          <w:lang w:val="en-GB"/>
        </w:rPr>
        <w:pPrChange w:id="278" w:author="Rik Henson [2]" w:date="2019-06-29T11:18:00Z">
          <w:pPr>
            <w:ind w:firstLine="720"/>
            <w:jc w:val="both"/>
          </w:pPr>
        </w:pPrChange>
      </w:pPr>
      <w:commentRangeStart w:id="279"/>
      <w:del w:id="280" w:author="Rik Henson [2]" w:date="2019-06-29T11:07:00Z">
        <w:r w:rsidDel="00AA0CED">
          <w:rPr>
            <w:lang w:val="en-GB"/>
          </w:rPr>
          <w:delText xml:space="preserve">UV-methods are usually applied to two scalar time series obtained by averaging the voxel activities within a ROI. This dimensionality reduction approach aims at obtaining two time series representatives of the ROIs, </w:delText>
        </w:r>
        <w:commentRangeStart w:id="281"/>
        <w:r w:rsidDel="00AA0CED">
          <w:rPr>
            <w:lang w:val="en-GB"/>
          </w:rPr>
          <w:delText>but the presence of specific features of the activity of the ROIs may lead the obtained signal</w:delText>
        </w:r>
        <w:r w:rsidR="005807DE" w:rsidDel="00AA0CED">
          <w:rPr>
            <w:lang w:val="en-GB"/>
          </w:rPr>
          <w:delText xml:space="preserve"> to be dominated by noise</w:delText>
        </w:r>
        <w:r w:rsidDel="00AA0CED">
          <w:rPr>
            <w:lang w:val="en-GB"/>
          </w:rPr>
          <w:delText xml:space="preserve">, thus leading UV-methods to reach low performance.  </w:delText>
        </w:r>
        <w:commentRangeEnd w:id="281"/>
        <w:r w:rsidR="0044077E" w:rsidDel="00AA0CED">
          <w:rPr>
            <w:rStyle w:val="CommentReference"/>
          </w:rPr>
          <w:commentReference w:id="281"/>
        </w:r>
        <w:r w:rsidDel="00AA0CED">
          <w:rPr>
            <w:lang w:val="en-GB"/>
          </w:rPr>
          <w:delText xml:space="preserve">To illustrate this situation, we simulate simple MV-interactions between two ROIs composed of 100 voxels. In particular, the data </w:delText>
        </w:r>
        <m:oMath>
          <m:r>
            <w:rPr>
              <w:rFonts w:ascii="Cambria Math" w:hAnsi="Cambria Math"/>
            </w:rPr>
            <m:t>X</m:t>
          </m:r>
        </m:oMath>
        <w:r w:rsidDel="00AA0CED">
          <w:rPr>
            <w:lang w:val="en-GB"/>
          </w:rPr>
          <w:delText xml:space="preserve"> (200 time points) from ROI1 has been simulated as following multivariate Gaussian distribution with 0 mean and covariance matrix characterized by having the diagonal elements equal to 1, and such that for each row of the matrix there exists an element that is equal to -0.99 (lower left panel of Figure 1</w:delText>
        </w:r>
        <w:r w:rsidR="00550B08" w:rsidDel="00AA0CED">
          <w:rPr>
            <w:lang w:val="en-GB"/>
          </w:rPr>
          <w:delText xml:space="preserve"> gives two example voxels</w:delText>
        </w:r>
        <w:r w:rsidDel="00AA0CED">
          <w:rPr>
            <w:lang w:val="en-GB"/>
          </w:rPr>
          <w:delText xml:space="preserve">). </w:delText>
        </w:r>
      </w:del>
      <w:del w:id="282" w:author="Rik Henson [2]" w:date="2019-06-29T11:18:00Z">
        <w:r w:rsidDel="00F62FF5">
          <w:rPr>
            <w:lang w:val="en-GB"/>
          </w:rPr>
          <w:delText xml:space="preserve">This means that the activity of each voxel in ROI1 anticorrelates with the activity of another voxel within the same region. The functional mapping </w:delText>
        </w:r>
        <m:oMath>
          <m:r>
            <w:rPr>
              <w:rFonts w:ascii="Cambria Math" w:hAnsi="Cambria Math"/>
            </w:rPr>
            <m:t>T</m:t>
          </m:r>
        </m:oMath>
        <w:r w:rsidDel="00F62FF5">
          <w:rPr>
            <w:lang w:val="en-GB"/>
          </w:rPr>
          <w:delText xml:space="preserve"> that links the two ROIs has been defines as the identity matrix, i.e. for each voxel in the first region there exists a voxel in the second one with which it interacts (upper left panel of Figure 1). T</w:delText>
        </w:r>
      </w:del>
      <w:del w:id="283" w:author="Rik Henson [2]" w:date="2019-06-29T10:31:00Z">
        <w:r w:rsidDel="00413B52">
          <w:rPr>
            <w:lang w:val="en-GB"/>
          </w:rPr>
          <w:delText xml:space="preserve">he data </w:delText>
        </w:r>
        <m:oMath>
          <m:r>
            <w:rPr>
              <w:rFonts w:ascii="Cambria Math" w:hAnsi="Cambria Math"/>
            </w:rPr>
            <m:t>Y</m:t>
          </m:r>
        </m:oMath>
        <w:r w:rsidDel="00413B52">
          <w:rPr>
            <w:lang w:val="en-GB"/>
          </w:rPr>
          <w:delText xml:space="preserve"> from ROI2 is then simply obtained as  </w:delText>
        </w:r>
        <m:oMath>
          <m:r>
            <w:rPr>
              <w:rFonts w:ascii="Cambria Math" w:hAnsi="Cambria Math"/>
            </w:rPr>
            <m:t>Y(t):=TX(t)+N</m:t>
          </m:r>
          <m:d>
            <m:dPr>
              <m:ctrlPr>
                <w:rPr>
                  <w:rFonts w:ascii="Cambria Math" w:hAnsi="Cambria Math"/>
                  <w:i/>
                </w:rPr>
              </m:ctrlPr>
            </m:dPr>
            <m:e>
              <m:r>
                <w:rPr>
                  <w:rFonts w:ascii="Cambria Math" w:hAnsi="Cambria Math"/>
                </w:rPr>
                <m:t>t</m:t>
              </m:r>
            </m:e>
          </m:d>
        </m:oMath>
        <w:r w:rsidDel="00413B52">
          <w:delText xml:space="preserve"> where </w:delText>
        </w:r>
        <m:oMath>
          <m:r>
            <w:rPr>
              <w:rFonts w:ascii="Cambria Math" w:hAnsi="Cambria Math"/>
            </w:rPr>
            <m:t>N</m:t>
          </m:r>
        </m:oMath>
        <w:r w:rsidDel="00413B52">
          <w:delText xml:space="preserve"> is independent Gaussian noise with 0 mean and standard deviation equal to 1</w:delText>
        </w:r>
      </w:del>
      <w:del w:id="284" w:author="Rik Henson [2]" w:date="2019-06-29T11:18:00Z">
        <w:r w:rsidDel="00F62FF5">
          <w:delText xml:space="preserve"> </w:delText>
        </w:r>
        <w:r w:rsidDel="00F62FF5">
          <w:rPr>
            <w:lang w:val="en-GB"/>
          </w:rPr>
          <w:delText>(lower right panel of Figure 1)</w:delText>
        </w:r>
        <w:r w:rsidDel="00F62FF5">
          <w:delText xml:space="preserve">. </w:delText>
        </w:r>
        <w:r w:rsidRPr="009516D9" w:rsidDel="00F62FF5">
          <w:rPr>
            <w:iCs/>
          </w:rPr>
          <w:delText xml:space="preserve">The presence of </w:delText>
        </w:r>
        <w:r w:rsidDel="00F62FF5">
          <w:rPr>
            <w:iCs/>
          </w:rPr>
          <w:delText>strong anticorrelations within one</w:delText>
        </w:r>
        <w:r w:rsidR="00550B08" w:rsidDel="00F62FF5">
          <w:rPr>
            <w:iCs/>
          </w:rPr>
          <w:delText xml:space="preserve"> of the two</w:delText>
        </w:r>
        <w:r w:rsidDel="00F62FF5">
          <w:rPr>
            <w:iCs/>
          </w:rPr>
          <w:delText xml:space="preserve"> ROI</w:delText>
        </w:r>
        <w:r w:rsidR="00550B08" w:rsidDel="00F62FF5">
          <w:rPr>
            <w:iCs/>
          </w:rPr>
          <w:delText>s</w:delText>
        </w:r>
        <w:r w:rsidDel="00F62FF5">
          <w:rPr>
            <w:iCs/>
          </w:rPr>
          <w:delText xml:space="preserve"> unavoidably leads the UV-methods to reach low performance (upper right panel of Figure 1)</w:delText>
        </w:r>
        <w:r w:rsidR="00550B08" w:rsidDel="00F62FF5">
          <w:rPr>
            <w:iCs/>
          </w:rPr>
          <w:delText xml:space="preserve"> since all the signals </w:delText>
        </w:r>
        <w:r w:rsidR="00550B08" w:rsidDel="00F62FF5">
          <w:rPr>
            <w:i/>
            <w:iCs/>
          </w:rPr>
          <w:delText xml:space="preserve">cancel out </w:delText>
        </w:r>
        <w:r w:rsidR="00550B08" w:rsidDel="00F62FF5">
          <w:rPr>
            <w:iCs/>
          </w:rPr>
          <w:delText>by averaging</w:delText>
        </w:r>
        <w:r w:rsidDel="00F62FF5">
          <w:rPr>
            <w:iCs/>
          </w:rPr>
          <w:delText xml:space="preserve">. </w:delText>
        </w:r>
        <w:r w:rsidR="00550B08" w:rsidDel="00F62FF5">
          <w:rPr>
            <w:iCs/>
          </w:rPr>
          <w:delText>On the contrary</w:delText>
        </w:r>
        <w:r w:rsidDel="00F62FF5">
          <w:rPr>
            <w:iCs/>
          </w:rPr>
          <w:delText>, the presence of</w:delText>
        </w:r>
        <w:r w:rsidRPr="009516D9" w:rsidDel="00F62FF5">
          <w:rPr>
            <w:iCs/>
          </w:rPr>
          <w:delText xml:space="preserve"> subpopulations of anticorrelated voxels</w:delText>
        </w:r>
        <w:r w:rsidDel="00F62FF5">
          <w:rPr>
            <w:iCs/>
          </w:rPr>
          <w:delText xml:space="preserve"> within a ROI does not affect the MV-methods that all </w:delText>
        </w:r>
        <w:r w:rsidR="00550B08" w:rsidDel="00F62FF5">
          <w:rPr>
            <w:iCs/>
          </w:rPr>
          <w:delText xml:space="preserve">show </w:delText>
        </w:r>
        <w:r w:rsidDel="00F62FF5">
          <w:rPr>
            <w:iCs/>
          </w:rPr>
          <w:delText xml:space="preserve">high performance, being able to consider each activity voxel in a multivariate </w:delText>
        </w:r>
        <w:r w:rsidR="00550B08" w:rsidDel="00F62FF5">
          <w:rPr>
            <w:iCs/>
          </w:rPr>
          <w:delText>space</w:delText>
        </w:r>
        <w:r w:rsidDel="00F62FF5">
          <w:rPr>
            <w:iCs/>
          </w:rPr>
          <w:delText>. Finally, t</w:delText>
        </w:r>
        <w:r w:rsidRPr="009516D9" w:rsidDel="00F62FF5">
          <w:rPr>
            <w:iCs/>
          </w:rPr>
          <w:delText>he results do not strictly depend</w:delText>
        </w:r>
        <w:r w:rsidR="005807DE" w:rsidDel="00F62FF5">
          <w:rPr>
            <w:iCs/>
          </w:rPr>
          <w:delText xml:space="preserve"> on the specific form of the linear </w:delText>
        </w:r>
        <w:r w:rsidRPr="009516D9" w:rsidDel="00F62FF5">
          <w:rPr>
            <w:iCs/>
          </w:rPr>
          <w:delText>mapping</w:delText>
        </w:r>
        <w:r w:rsidDel="00F62FF5">
          <w:rPr>
            <w:iCs/>
          </w:rPr>
          <w:delText>; for instance, the same behaviors would have been observed by using</w:delText>
        </w:r>
        <w:r w:rsidRPr="009516D9" w:rsidDel="00F62FF5">
          <w:rPr>
            <w:iCs/>
          </w:rPr>
          <w:delText xml:space="preserve"> a random matrix </w:delText>
        </w:r>
        <w:r w:rsidDel="00F62FF5">
          <w:rPr>
            <w:iCs/>
          </w:rPr>
          <w:delText>that would have simulated random interactions between the voxels in the two regions of interest.</w:delText>
        </w:r>
      </w:del>
    </w:p>
    <w:p w14:paraId="4B6611A3" w14:textId="77777777" w:rsidR="00430D1E" w:rsidRDefault="00430D1E" w:rsidP="00430D1E">
      <w:pPr>
        <w:rPr>
          <w:del w:id="285" w:author="Rik Henson [2]" w:date="2019-06-29T11:18:00Z"/>
        </w:rPr>
        <w:pPrChange w:id="286" w:author="Rik Henson [2]" w:date="2019-06-29T11:18:00Z">
          <w:pPr>
            <w:ind w:firstLine="720"/>
            <w:jc w:val="both"/>
          </w:pPr>
        </w:pPrChange>
      </w:pPr>
    </w:p>
    <w:p w14:paraId="25BF752E" w14:textId="77777777" w:rsidR="00430D1E" w:rsidRDefault="00430D1E" w:rsidP="00430D1E">
      <w:pPr>
        <w:rPr>
          <w:del w:id="287" w:author="Rik Henson [2]" w:date="2019-06-29T11:18:00Z"/>
        </w:rPr>
        <w:pPrChange w:id="288" w:author="Rik Henson [2]" w:date="2019-06-29T11:18:00Z">
          <w:pPr>
            <w:jc w:val="center"/>
          </w:pPr>
        </w:pPrChange>
      </w:pPr>
    </w:p>
    <w:p w14:paraId="3CFF3848" w14:textId="77777777" w:rsidR="00430D1E" w:rsidRDefault="009668D3" w:rsidP="00430D1E">
      <w:pPr>
        <w:rPr>
          <w:del w:id="289" w:author="Rik Henson [2]" w:date="2019-06-29T11:24:00Z"/>
        </w:rPr>
        <w:pPrChange w:id="290" w:author="Rik Henson [2]" w:date="2019-06-29T11:18:00Z">
          <w:pPr>
            <w:jc w:val="center"/>
          </w:pPr>
        </w:pPrChange>
      </w:pPr>
      <w:del w:id="291" w:author="Rik Henson [2]" w:date="2019-06-29T11:18:00Z">
        <w:r>
          <w:rPr>
            <w:noProof/>
            <w:lang w:val="it-IT" w:eastAsia="it-IT"/>
          </w:rPr>
          <w:drawing>
            <wp:inline distT="0" distB="0" distL="0" distR="0" wp14:anchorId="7E112039" wp14:editId="720E2968">
              <wp:extent cx="5333334" cy="4000000"/>
              <wp:effectExtent l="19050" t="0" r="666" b="0"/>
              <wp:docPr id="1" name="Immagine 0" descr="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1.png"/>
                      <pic:cNvPicPr/>
                    </pic:nvPicPr>
                    <pic:blipFill>
                      <a:blip r:embed="rId10" cstate="print"/>
                      <a:stretch>
                        <a:fillRect/>
                      </a:stretch>
                    </pic:blipFill>
                    <pic:spPr>
                      <a:xfrm>
                        <a:off x="0" y="0"/>
                        <a:ext cx="5333334" cy="4000000"/>
                      </a:xfrm>
                      <a:prstGeom prst="rect">
                        <a:avLst/>
                      </a:prstGeom>
                    </pic:spPr>
                  </pic:pic>
                </a:graphicData>
              </a:graphic>
            </wp:inline>
          </w:drawing>
        </w:r>
      </w:del>
    </w:p>
    <w:p w14:paraId="261F0271" w14:textId="77777777" w:rsidR="00430D1E" w:rsidRPr="00430D1E" w:rsidRDefault="0046644F" w:rsidP="00430D1E">
      <w:pPr>
        <w:pStyle w:val="Heading3"/>
        <w:rPr>
          <w:del w:id="292" w:author="Rik Henson [2]" w:date="2019-06-29T11:21:00Z"/>
          <w:rPrChange w:id="293" w:author="Rik Henson [2]" w:date="2019-06-29T11:24:00Z">
            <w:rPr>
              <w:del w:id="294" w:author="Rik Henson [2]" w:date="2019-06-29T11:21:00Z"/>
              <w:rFonts w:eastAsia="TimesNewRomanPSMT" w:cstheme="minorHAnsi"/>
              <w:b/>
              <w:bCs/>
              <w:lang w:val="en-GB"/>
            </w:rPr>
          </w:rPrChange>
        </w:rPr>
        <w:pPrChange w:id="295" w:author="Rik Henson [2]" w:date="2019-06-29T11:24:00Z">
          <w:pPr>
            <w:jc w:val="both"/>
          </w:pPr>
        </w:pPrChange>
      </w:pPr>
      <w:moveFromRangeStart w:id="296" w:author="Rik Henson [2]" w:date="2019-06-29T11:18:00Z" w:name="move12699532"/>
      <w:moveFrom w:id="297" w:author="Rik Henson [2]" w:date="2019-06-29T11:18:00Z">
        <w:del w:id="298" w:author="Rik Henson [2]" w:date="2019-06-29T11:24:00Z">
          <w:r w:rsidRPr="0046644F">
            <w:rPr>
              <w:rPrChange w:id="299" w:author="Rik Henson [2]" w:date="2019-06-29T11:24:00Z">
                <w:rPr>
                  <w:b/>
                </w:rPr>
              </w:rPrChange>
            </w:rPr>
            <w:delText xml:space="preserve">Figure 1. </w:delText>
          </w:r>
          <w:r w:rsidR="00141795" w:rsidRPr="00712109" w:rsidDel="00712109">
            <w:delText xml:space="preserve">The presence of at least one ROI composed of subpopulations of anticorrelated voxels makes UV-methods, as opposed to MV-methods, </w:delText>
          </w:r>
          <w:r w:rsidR="006F42CA" w:rsidRPr="00712109" w:rsidDel="00712109">
            <w:delText>insensitive to detecting</w:delText>
          </w:r>
          <w:r w:rsidR="00141795" w:rsidRPr="00712109" w:rsidDel="00712109">
            <w:delText xml:space="preserve"> functional interaction</w:delText>
          </w:r>
          <w:r w:rsidR="006F42CA" w:rsidRPr="00712109" w:rsidDel="00712109">
            <w:delText>s</w:delText>
          </w:r>
          <w:r w:rsidR="00141795" w:rsidRPr="00712109" w:rsidDel="00712109">
            <w:delText xml:space="preserve">. </w:delText>
          </w:r>
          <w:r w:rsidR="006F42CA" w:rsidRPr="00712109" w:rsidDel="00712109">
            <w:delText xml:space="preserve">In this example, ROI1 is composed of two anticorrelated subpopulations. </w:delText>
          </w:r>
          <w:r w:rsidR="00141795" w:rsidRPr="00712109" w:rsidDel="00712109">
            <w:delText>The lower-left panel shows the activity of two strongly anticorrelated voxels belonging to two different subpopulations within ROI1. Upper-lower panel shows the functional mapping that links the two ROIs: in this case we simulated a simple one-to-one voxel mapping in which</w:delText>
          </w:r>
          <w:r w:rsidR="00141795" w:rsidRPr="007E449C" w:rsidDel="00712109">
            <w:delText xml:space="preserve"> every voxel in ROI1 </w:delText>
          </w:r>
          <w:r w:rsidR="006F42CA" w:rsidRPr="007E449C" w:rsidDel="00712109">
            <w:delText xml:space="preserve">has </w:delText>
          </w:r>
          <w:r w:rsidR="00141795" w:rsidRPr="007E449C" w:rsidDel="00712109">
            <w:delText xml:space="preserve">a clone (except for an additive noise component) in ROI2. The results do not strictly depend on the </w:delText>
          </w:r>
          <w:r w:rsidR="006F42CA" w:rsidRPr="007E449C" w:rsidDel="00712109">
            <w:delText>choice</w:delText>
          </w:r>
          <w:r w:rsidR="006F42CA" w:rsidRPr="00334EC7" w:rsidDel="00712109">
            <w:delText xml:space="preserve"> </w:delText>
          </w:r>
          <w:r w:rsidR="00141795" w:rsidRPr="00334EC7" w:rsidDel="00712109">
            <w:delText>of the mapping, e.g. a random matrix would generate similar results. Lower-right panel shows the activity of two</w:delText>
          </w:r>
          <w:r w:rsidR="00141795" w:rsidRPr="009877AC" w:rsidDel="00712109">
            <w:delText xml:space="preserve"> voxels obtained by transforming the activity in ROI1 though the linear mapping. Upper-right panel shows the performance (mean value and standard deviation across 10 subjects) obtained by six different functional connectivity methods: standard Pearson correlation, univariate pattern dependence (UVPD), multivariate pattern dependence (MVPD), univariate distance correlation (UVdCor), distance correl</w:delText>
          </w:r>
          <w:r w:rsidRPr="0046644F">
            <w:delText>ation (dCor), representational connectivity analysis (RCA).</w:delText>
          </w:r>
        </w:del>
      </w:moveFrom>
    </w:p>
    <w:moveFromRangeEnd w:id="296"/>
    <w:p w14:paraId="0EAD6C31" w14:textId="77777777" w:rsidR="00430D1E" w:rsidRDefault="00430D1E" w:rsidP="00430D1E">
      <w:pPr>
        <w:pStyle w:val="Heading3"/>
        <w:rPr>
          <w:del w:id="300" w:author="Rik Henson [2]" w:date="2019-06-29T11:21:00Z"/>
        </w:rPr>
        <w:pPrChange w:id="301" w:author="Rik Henson [2]" w:date="2019-06-29T11:24:00Z">
          <w:pPr>
            <w:jc w:val="both"/>
          </w:pPr>
        </w:pPrChange>
      </w:pPr>
    </w:p>
    <w:p w14:paraId="2E1C3DB0" w14:textId="77777777" w:rsidR="00430D1E" w:rsidRPr="00430D1E" w:rsidRDefault="0046644F" w:rsidP="00430D1E">
      <w:pPr>
        <w:pStyle w:val="Heading3"/>
        <w:rPr>
          <w:del w:id="302" w:author="Rik Henson [2]" w:date="2019-06-29T11:24:00Z"/>
          <w:rPrChange w:id="303" w:author="Rik Henson [2]" w:date="2019-06-29T11:24:00Z">
            <w:rPr>
              <w:del w:id="304" w:author="Rik Henson [2]" w:date="2019-06-29T11:24:00Z"/>
              <w:rFonts w:eastAsia="TimesNewRomanPSMT" w:cstheme="minorHAnsi"/>
              <w:b/>
              <w:bCs/>
              <w:lang w:val="en-GB"/>
            </w:rPr>
          </w:rPrChange>
        </w:rPr>
        <w:pPrChange w:id="305" w:author="Rik Henson [2]" w:date="2019-06-29T11:24:00Z">
          <w:pPr>
            <w:jc w:val="both"/>
          </w:pPr>
        </w:pPrChange>
      </w:pPr>
      <w:del w:id="306" w:author="Rik Henson [2]" w:date="2019-06-29T11:21:00Z">
        <w:r w:rsidRPr="0046644F">
          <w:rPr>
            <w:rPrChange w:id="307" w:author="Rik Henson [2]" w:date="2019-06-29T11:24:00Z">
              <w:rPr>
                <w:rFonts w:eastAsia="TimesNewRomanPSMT" w:cstheme="minorHAnsi"/>
                <w:b/>
                <w:bCs/>
                <w:lang w:val="en-GB"/>
              </w:rPr>
            </w:rPrChange>
          </w:rPr>
          <w:delText>Second e</w:delText>
        </w:r>
      </w:del>
      <w:del w:id="308" w:author="Rik Henson [2]" w:date="2019-06-29T11:24:00Z">
        <w:r w:rsidRPr="0046644F">
          <w:rPr>
            <w:rPrChange w:id="309" w:author="Rik Henson [2]" w:date="2019-06-29T11:24:00Z">
              <w:rPr>
                <w:rFonts w:eastAsia="TimesNewRomanPSMT" w:cstheme="minorHAnsi"/>
                <w:b/>
                <w:bCs/>
                <w:lang w:val="en-GB"/>
              </w:rPr>
            </w:rPrChange>
          </w:rPr>
          <w:delText xml:space="preserve">xample: anticorrelation within </w:delText>
        </w:r>
      </w:del>
      <w:del w:id="310" w:author="Rik Henson [2]" w:date="2019-06-29T11:21:00Z">
        <w:r w:rsidRPr="0046644F">
          <w:rPr>
            <w:rPrChange w:id="311" w:author="Rik Henson [2]" w:date="2019-06-29T11:24:00Z">
              <w:rPr>
                <w:rFonts w:eastAsia="TimesNewRomanPSMT" w:cstheme="minorHAnsi"/>
                <w:b/>
                <w:bCs/>
                <w:lang w:val="en-GB"/>
              </w:rPr>
            </w:rPrChange>
          </w:rPr>
          <w:delText xml:space="preserve">a </w:delText>
        </w:r>
      </w:del>
      <w:del w:id="312" w:author="Rik Henson [2]" w:date="2019-06-29T11:24:00Z">
        <w:r w:rsidRPr="0046644F">
          <w:rPr>
            <w:rPrChange w:id="313" w:author="Rik Henson [2]" w:date="2019-06-29T11:24:00Z">
              <w:rPr>
                <w:rFonts w:eastAsia="TimesNewRomanPSMT" w:cstheme="minorHAnsi"/>
                <w:b/>
                <w:bCs/>
                <w:lang w:val="en-GB"/>
              </w:rPr>
            </w:rPrChange>
          </w:rPr>
          <w:delText>ROI induced by the functional mapping</w:delText>
        </w:r>
      </w:del>
    </w:p>
    <w:p w14:paraId="0C775106" w14:textId="77777777" w:rsidR="00141795" w:rsidRPr="00A76892" w:rsidDel="00415778" w:rsidRDefault="00415778" w:rsidP="00141795">
      <w:pPr>
        <w:ind w:firstLine="720"/>
        <w:jc w:val="both"/>
        <w:rPr>
          <w:del w:id="314" w:author="Rik Henson [2]" w:date="2019-07-01T14:33:00Z"/>
          <w:rFonts w:eastAsia="TimesNewRomanPSMT" w:cstheme="minorHAnsi"/>
        </w:rPr>
      </w:pPr>
      <w:ins w:id="315" w:author="Rik Henson [2]" w:date="2019-07-01T14:34:00Z">
        <w:r>
          <w:rPr>
            <w:rFonts w:eastAsia="TimesNewRomanPSMT" w:cstheme="minorHAnsi"/>
            <w:lang w:val="en-GB"/>
          </w:rPr>
          <w:t>Figure 3</w:t>
        </w:r>
      </w:ins>
      <w:ins w:id="316" w:author="Rik Henson [2]" w:date="2019-07-01T14:35:00Z">
        <w:r>
          <w:rPr>
            <w:rFonts w:eastAsia="TimesNewRomanPSMT" w:cstheme="minorHAnsi"/>
            <w:lang w:val="en-GB"/>
          </w:rPr>
          <w:t>A</w:t>
        </w:r>
      </w:ins>
      <w:ins w:id="317" w:author="Rik Henson [2]" w:date="2019-07-01T14:34:00Z">
        <w:r>
          <w:rPr>
            <w:rFonts w:eastAsia="TimesNewRomanPSMT" w:cstheme="minorHAnsi"/>
            <w:lang w:val="en-GB"/>
          </w:rPr>
          <w:t xml:space="preserve"> </w:t>
        </w:r>
      </w:ins>
      <w:ins w:id="318" w:author="Rik Henson [2]" w:date="2019-07-01T14:35:00Z">
        <w:r>
          <w:rPr>
            <w:rFonts w:eastAsia="TimesNewRomanPSMT" w:cstheme="minorHAnsi"/>
            <w:lang w:val="en-GB"/>
          </w:rPr>
          <w:t>has the same covariance matrix for ROI1</w:t>
        </w:r>
      </w:ins>
      <w:commentRangeEnd w:id="279"/>
      <w:ins w:id="319" w:author="Rik Henson [2]" w:date="2019-07-01T14:36:00Z">
        <w:r>
          <w:rPr>
            <w:rStyle w:val="CommentReference"/>
          </w:rPr>
          <w:commentReference w:id="279"/>
        </w:r>
      </w:ins>
      <w:ins w:id="320" w:author="Rik Henson [2]" w:date="2019-07-01T14:35:00Z">
        <w:r>
          <w:rPr>
            <w:rFonts w:eastAsia="TimesNewRomanPSMT" w:cstheme="minorHAnsi"/>
            <w:lang w:val="en-GB"/>
          </w:rPr>
          <w:t>, but now the mapping T</w:t>
        </w:r>
      </w:ins>
      <w:ins w:id="321" w:author="Rik Henson [2]" w:date="2019-07-01T14:36:00Z">
        <w:r>
          <w:rPr>
            <w:rFonts w:eastAsia="TimesNewRomanPSMT" w:cstheme="minorHAnsi"/>
            <w:lang w:val="en-GB"/>
          </w:rPr>
          <w:t xml:space="preserve"> in Figure 3B</w:t>
        </w:r>
      </w:ins>
      <w:ins w:id="322" w:author="Rik Henson [2]" w:date="2019-07-01T14:35:00Z">
        <w:r>
          <w:rPr>
            <w:rFonts w:eastAsia="TimesNewRomanPSMT" w:cstheme="minorHAnsi"/>
            <w:lang w:val="en-GB"/>
          </w:rPr>
          <w:t xml:space="preserve"> induces negative correlation in half of the voxels in ROI2, such that the univariate connectivity is abolished</w:t>
        </w:r>
      </w:ins>
      <w:ins w:id="323" w:author="Rik Henson [2]" w:date="2019-07-01T14:37:00Z">
        <w:r w:rsidR="00E22C19">
          <w:rPr>
            <w:rFonts w:eastAsia="TimesNewRomanPSMT" w:cstheme="minorHAnsi"/>
            <w:lang w:val="en-GB"/>
          </w:rPr>
          <w:t>, particularly when normalizing</w:t>
        </w:r>
      </w:ins>
      <w:ins w:id="324" w:author="Rik Henson [2]" w:date="2019-07-01T14:35:00Z">
        <w:r>
          <w:rPr>
            <w:rFonts w:eastAsia="TimesNewRomanPSMT" w:cstheme="minorHAnsi"/>
            <w:lang w:val="en-GB"/>
          </w:rPr>
          <w:t xml:space="preserve"> </w:t>
        </w:r>
      </w:ins>
      <w:ins w:id="325" w:author="Rik Henson [2]" w:date="2019-07-01T14:37:00Z">
        <w:r w:rsidR="00E22C19">
          <w:rPr>
            <w:rFonts w:eastAsia="TimesNewRomanPSMT" w:cstheme="minorHAnsi"/>
            <w:lang w:val="en-GB"/>
          </w:rPr>
          <w:t>(Figure 3F)</w:t>
        </w:r>
      </w:ins>
      <w:ins w:id="326" w:author="Rik Henson [2]" w:date="2019-07-01T14:38:00Z">
        <w:r w:rsidR="00E22C19">
          <w:rPr>
            <w:rFonts w:eastAsia="TimesNewRomanPSMT" w:cstheme="minorHAnsi"/>
            <w:lang w:val="en-GB"/>
          </w:rPr>
          <w:t>.</w:t>
        </w:r>
      </w:ins>
      <w:del w:id="327" w:author="Rik Henson [2]" w:date="2019-06-29T11:24:00Z">
        <w:r w:rsidR="00141795" w:rsidDel="00712109">
          <w:rPr>
            <w:rFonts w:eastAsia="TimesNewRomanPSMT" w:cstheme="minorHAnsi"/>
            <w:lang w:val="en-GB"/>
          </w:rPr>
          <w:delText>T</w:delText>
        </w:r>
      </w:del>
      <w:del w:id="328" w:author="Rik Henson [2]" w:date="2019-06-29T11:25:00Z">
        <w:r w:rsidR="00141795" w:rsidDel="007E449C">
          <w:rPr>
            <w:rFonts w:eastAsia="TimesNewRomanPSMT" w:cstheme="minorHAnsi"/>
            <w:lang w:val="en-GB"/>
          </w:rPr>
          <w:delText xml:space="preserve">he presence of anticorrelated activities within a ROI can be also induced by the functional mapping. Similar to the previous example, </w:delText>
        </w:r>
        <w:r w:rsidR="006F42CA" w:rsidDel="007E449C">
          <w:rPr>
            <w:rFonts w:eastAsia="TimesNewRomanPSMT" w:cstheme="minorHAnsi"/>
            <w:lang w:val="en-GB"/>
          </w:rPr>
          <w:delText xml:space="preserve">here </w:delText>
        </w:r>
        <w:r w:rsidR="00141795" w:rsidDel="007E449C">
          <w:rPr>
            <w:rFonts w:eastAsia="TimesNewRomanPSMT" w:cstheme="minorHAnsi"/>
            <w:lang w:val="en-GB"/>
          </w:rPr>
          <w:delText xml:space="preserve">we simulated the data </w:delText>
        </w:r>
        <m:oMath>
          <m:r>
            <w:rPr>
              <w:rFonts w:ascii="Cambria Math" w:hAnsi="Cambria Math"/>
            </w:rPr>
            <m:t>X</m:t>
          </m:r>
        </m:oMath>
        <w:r w:rsidR="00141795" w:rsidDel="007E449C">
          <w:rPr>
            <w:rFonts w:eastAsia="TimesNewRomanPSMT" w:cstheme="minorHAnsi"/>
            <w:lang w:val="en-GB"/>
          </w:rPr>
          <w:delText xml:space="preserve"> (100 voxels X 200 time points) from ROI1 as following </w:delText>
        </w:r>
        <w:r w:rsidR="006F42CA" w:rsidDel="007E449C">
          <w:rPr>
            <w:rFonts w:eastAsia="TimesNewRomanPSMT" w:cstheme="minorHAnsi"/>
            <w:lang w:val="en-GB"/>
          </w:rPr>
          <w:delText xml:space="preserve">a </w:delText>
        </w:r>
        <w:r w:rsidR="00141795" w:rsidDel="007E449C">
          <w:rPr>
            <w:rFonts w:eastAsia="TimesNewRomanPSMT" w:cstheme="minorHAnsi"/>
            <w:lang w:val="en-GB"/>
          </w:rPr>
          <w:delText xml:space="preserve">multivariate Gaussian distribution, but without </w:delText>
        </w:r>
        <w:r w:rsidR="006F42CA" w:rsidDel="007E449C">
          <w:rPr>
            <w:rFonts w:eastAsia="TimesNewRomanPSMT" w:cstheme="minorHAnsi"/>
            <w:lang w:val="en-GB"/>
          </w:rPr>
          <w:delText xml:space="preserve">having </w:delText>
        </w:r>
        <w:r w:rsidR="00141795" w:rsidDel="007E449C">
          <w:rPr>
            <w:rFonts w:eastAsia="TimesNewRomanPSMT" w:cstheme="minorHAnsi"/>
            <w:lang w:val="en-GB"/>
          </w:rPr>
          <w:delText xml:space="preserve">the within-ROI anticorrelation (lower left panel of Figure 1). </w:delText>
        </w:r>
      </w:del>
      <w:del w:id="329" w:author="Rik Henson [2]" w:date="2019-07-01T14:33:00Z">
        <w:r w:rsidR="00141795" w:rsidDel="00415778">
          <w:rPr>
            <w:rFonts w:eastAsia="TimesNewRomanPSMT" w:cstheme="minorHAnsi"/>
            <w:lang w:val="en-GB"/>
          </w:rPr>
          <w:delText xml:space="preserve">The linear functional mapping </w:delText>
        </w:r>
        <m:oMath>
          <m:r>
            <w:rPr>
              <w:rFonts w:ascii="Cambria Math" w:hAnsi="Cambria Math"/>
            </w:rPr>
            <m:t>T</m:t>
          </m:r>
        </m:oMath>
        <w:r w:rsidR="00141795" w:rsidDel="00415778">
          <w:rPr>
            <w:rFonts w:eastAsia="TimesNewRomanPSMT" w:cstheme="minorHAnsi"/>
            <w:lang w:val="en-GB"/>
          </w:rPr>
          <w:delText xml:space="preserve"> from the input ROI1 to the output ROI2 has been generated as having the diagonal elements as equal to 1, and such that for each row of the matrix there exists one entry on the row that is equal to -1, i.e. for each voxel in the second region: there exists a voxel in ROI1 with which it correlates and one voxel in that region with which it anti-covariates (upper left panel of Figure 1). </w:delText>
        </w:r>
        <w:commentRangeStart w:id="330"/>
        <w:r w:rsidR="00141795" w:rsidDel="00415778">
          <w:rPr>
            <w:rFonts w:eastAsia="TimesNewRomanPSMT" w:cstheme="minorHAnsi"/>
            <w:lang w:val="en-GB"/>
          </w:rPr>
          <w:delText xml:space="preserve">The data </w:delText>
        </w:r>
        <m:oMath>
          <m:r>
            <w:rPr>
              <w:rFonts w:ascii="Cambria Math" w:hAnsi="Cambria Math"/>
            </w:rPr>
            <m:t>Y</m:t>
          </m:r>
        </m:oMath>
        <w:r w:rsidR="00141795" w:rsidDel="00415778">
          <w:rPr>
            <w:rFonts w:eastAsia="TimesNewRomanPSMT" w:cstheme="minorHAnsi"/>
            <w:lang w:val="en-GB"/>
          </w:rPr>
          <w:delText xml:space="preserve"> from ROI2 have been obtained as a combination of the signal term and</w:delText>
        </w:r>
        <w:r w:rsidR="00141795" w:rsidDel="00415778">
          <w:rPr>
            <w:rFonts w:eastAsia="TimesNewRomanPSMT" w:cstheme="minorHAnsi"/>
          </w:rPr>
          <w:delText xml:space="preserve"> independent Gaussian noise </w:delText>
        </w:r>
        <w:r w:rsidR="00141795" w:rsidDel="00415778">
          <w:rPr>
            <w:rFonts w:eastAsia="TimesNewRomanPSMT" w:cstheme="minorHAnsi"/>
            <w:lang w:val="en-GB"/>
          </w:rPr>
          <w:delText xml:space="preserve">(lower right panel of Figure </w:delText>
        </w:r>
        <w:commentRangeEnd w:id="330"/>
        <w:r w:rsidR="00942B27" w:rsidDel="00415778">
          <w:rPr>
            <w:rStyle w:val="CommentReference"/>
          </w:rPr>
          <w:commentReference w:id="330"/>
        </w:r>
        <w:r w:rsidR="00141795" w:rsidDel="00415778">
          <w:rPr>
            <w:rFonts w:eastAsia="TimesNewRomanPSMT" w:cstheme="minorHAnsi"/>
            <w:lang w:val="en-GB"/>
          </w:rPr>
          <w:delText>1)</w:delText>
        </w:r>
        <w:r w:rsidR="00141795" w:rsidDel="00415778">
          <w:rPr>
            <w:rFonts w:eastAsia="TimesNewRomanPSMT" w:cstheme="minorHAnsi"/>
          </w:rPr>
          <w:delText>.</w:delText>
        </w:r>
        <w:r w:rsidR="00141795" w:rsidDel="00415778">
          <w:rPr>
            <w:rFonts w:eastAsia="TimesNewRomanPSMT" w:cstheme="minorHAnsi"/>
            <w:lang w:val="en-GB"/>
          </w:rPr>
          <w:delText xml:space="preserve"> Since each voxel in ROI2 anticorrelates with another voxel within the same region, the signal that is obtained by averaging the activity of each voxel is almost characterised by noise, and thus </w:delText>
        </w:r>
        <w:r w:rsidR="00141795" w:rsidDel="00415778">
          <w:rPr>
            <w:rFonts w:cstheme="minorHAnsi"/>
            <w:iCs/>
          </w:rPr>
          <w:delText xml:space="preserve">UV-methods clearly reached low performance (upper right panel of Figure 1). Instead, the MV-methods can safely handle this situation because the activity of each voxel of ROI2 is considered separately, without </w:delText>
        </w:r>
        <w:r w:rsidR="006F42CA" w:rsidDel="00415778">
          <w:rPr>
            <w:rFonts w:cstheme="minorHAnsi"/>
            <w:iCs/>
          </w:rPr>
          <w:delText>the need to reduce to one dimension by averaging</w:delText>
        </w:r>
        <w:r w:rsidR="00141795" w:rsidDel="00415778">
          <w:rPr>
            <w:rFonts w:cstheme="minorHAnsi"/>
            <w:iCs/>
          </w:rPr>
          <w:delText>.</w:delText>
        </w:r>
      </w:del>
    </w:p>
    <w:p w14:paraId="586BFC9D" w14:textId="77777777" w:rsidR="00141795" w:rsidRPr="007E2578" w:rsidRDefault="00141795" w:rsidP="00141795">
      <w:pPr>
        <w:jc w:val="both"/>
        <w:rPr>
          <w:b/>
          <w:iCs/>
          <w:sz w:val="20"/>
          <w:szCs w:val="20"/>
        </w:rPr>
      </w:pPr>
    </w:p>
    <w:p w14:paraId="41C6FE08" w14:textId="77777777" w:rsidR="00141795" w:rsidRDefault="009668D3" w:rsidP="00141795">
      <w:pPr>
        <w:jc w:val="center"/>
      </w:pPr>
      <w:ins w:id="331" w:author="Rik Henson [2]" w:date="2019-07-01T15:44:00Z">
        <w:r>
          <w:rPr>
            <w:noProof/>
            <w:lang w:val="it-IT" w:eastAsia="it-IT"/>
          </w:rPr>
          <w:drawing>
            <wp:inline distT="0" distB="0" distL="0" distR="0" wp14:anchorId="245780FB" wp14:editId="4BFBDCF2">
              <wp:extent cx="5943600" cy="382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on_exampl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ins>
      <w:del w:id="332" w:author="Rik Henson [2]" w:date="2019-06-29T11:21:00Z">
        <w:r>
          <w:rPr>
            <w:noProof/>
            <w:lang w:val="it-IT" w:eastAsia="it-IT"/>
          </w:rPr>
          <w:drawing>
            <wp:inline distT="0" distB="0" distL="0" distR="0" wp14:anchorId="18581FDC" wp14:editId="07CAFCA3">
              <wp:extent cx="5333334" cy="4000000"/>
              <wp:effectExtent l="19050" t="0" r="666" b="0"/>
              <wp:docPr id="2" name="Immagine 1" desc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2.png"/>
                      <pic:cNvPicPr/>
                    </pic:nvPicPr>
                    <pic:blipFill>
                      <a:blip r:embed="rId12" cstate="print"/>
                      <a:stretch>
                        <a:fillRect/>
                      </a:stretch>
                    </pic:blipFill>
                    <pic:spPr>
                      <a:xfrm>
                        <a:off x="0" y="0"/>
                        <a:ext cx="5333334" cy="4000000"/>
                      </a:xfrm>
                      <a:prstGeom prst="rect">
                        <a:avLst/>
                      </a:prstGeom>
                    </pic:spPr>
                  </pic:pic>
                </a:graphicData>
              </a:graphic>
            </wp:inline>
          </w:drawing>
        </w:r>
      </w:del>
    </w:p>
    <w:p w14:paraId="0A0C616F" w14:textId="77777777" w:rsidR="00141795" w:rsidRPr="003D6A21" w:rsidRDefault="00141795" w:rsidP="00141795">
      <w:pPr>
        <w:jc w:val="both"/>
        <w:rPr>
          <w:b/>
        </w:rPr>
      </w:pPr>
      <w:r w:rsidRPr="003D6A21">
        <w:rPr>
          <w:b/>
        </w:rPr>
        <w:t xml:space="preserve">Figure </w:t>
      </w:r>
      <w:ins w:id="333" w:author="Rik Henson [2]" w:date="2019-06-29T11:21:00Z">
        <w:r w:rsidR="00712109">
          <w:rPr>
            <w:b/>
          </w:rPr>
          <w:t>3</w:t>
        </w:r>
      </w:ins>
      <w:del w:id="334" w:author="Rik Henson [2]" w:date="2019-06-29T11:21:00Z">
        <w:r w:rsidRPr="003D6A21" w:rsidDel="00712109">
          <w:rPr>
            <w:b/>
          </w:rPr>
          <w:delText>2</w:delText>
        </w:r>
      </w:del>
      <w:r w:rsidRPr="003D6A21">
        <w:rPr>
          <w:b/>
        </w:rPr>
        <w:t>.</w:t>
      </w:r>
      <w:r w:rsidRPr="00EC4686">
        <w:rPr>
          <w:sz w:val="20"/>
          <w:szCs w:val="20"/>
        </w:rPr>
        <w:t xml:space="preserve"> </w:t>
      </w:r>
      <w:r w:rsidRPr="00FA3C4C">
        <w:rPr>
          <w:i/>
          <w:sz w:val="20"/>
          <w:szCs w:val="20"/>
        </w:rPr>
        <w:t xml:space="preserve">The functional </w:t>
      </w:r>
      <w:commentRangeStart w:id="335"/>
      <w:r w:rsidRPr="00FA3C4C">
        <w:rPr>
          <w:i/>
          <w:sz w:val="20"/>
          <w:szCs w:val="20"/>
        </w:rPr>
        <w:t>mapping</w:t>
      </w:r>
      <w:commentRangeEnd w:id="335"/>
      <w:r w:rsidR="00E22C19">
        <w:rPr>
          <w:rStyle w:val="CommentReference"/>
        </w:rPr>
        <w:commentReference w:id="335"/>
      </w:r>
      <w:r w:rsidRPr="00FA3C4C">
        <w:rPr>
          <w:i/>
          <w:sz w:val="20"/>
          <w:szCs w:val="20"/>
        </w:rPr>
        <w:t xml:space="preserve"> from ROI1 to ROI2 may create an anticorrelation among the voxels in the second region, thus consequently leading to low performance for the UV-methods.</w:t>
      </w:r>
      <w:r w:rsidRPr="00E3388E">
        <w:rPr>
          <w:i/>
          <w:sz w:val="20"/>
          <w:szCs w:val="20"/>
        </w:rPr>
        <w:t xml:space="preserve"> Lower-left panel shows the activity of two voxels in ROI1 (in this example all the voxels in ROI1 </w:t>
      </w:r>
      <w:r>
        <w:rPr>
          <w:i/>
          <w:sz w:val="20"/>
          <w:szCs w:val="20"/>
        </w:rPr>
        <w:t>are</w:t>
      </w:r>
      <w:r w:rsidRPr="00E3388E">
        <w:rPr>
          <w:i/>
          <w:sz w:val="20"/>
          <w:szCs w:val="20"/>
        </w:rPr>
        <w:t xml:space="preserve"> uncoupled). Upper-lower panel shows the functional mapping bet</w:t>
      </w:r>
      <w:r>
        <w:rPr>
          <w:i/>
          <w:sz w:val="20"/>
          <w:szCs w:val="20"/>
        </w:rPr>
        <w:t xml:space="preserve">ween the two ROIs, which generates in ROI2 voxel activities characterized by strong anticorrelations. </w:t>
      </w:r>
      <w:r w:rsidRPr="00E3388E">
        <w:rPr>
          <w:i/>
          <w:sz w:val="20"/>
          <w:szCs w:val="20"/>
        </w:rPr>
        <w:t>Lower-right panel shows</w:t>
      </w:r>
      <w:r>
        <w:rPr>
          <w:i/>
          <w:sz w:val="20"/>
          <w:szCs w:val="20"/>
        </w:rPr>
        <w:t xml:space="preserve"> the activity (</w:t>
      </w:r>
      <w:r w:rsidRPr="00E3388E">
        <w:rPr>
          <w:i/>
          <w:sz w:val="20"/>
          <w:szCs w:val="20"/>
        </w:rPr>
        <w:t>obtained by transforming the voxels in ROI1 though the mapping</w:t>
      </w:r>
      <w:r>
        <w:rPr>
          <w:i/>
          <w:sz w:val="20"/>
          <w:szCs w:val="20"/>
        </w:rPr>
        <w:t>) of</w:t>
      </w:r>
      <w:r w:rsidRPr="00E3388E">
        <w:rPr>
          <w:i/>
          <w:sz w:val="20"/>
          <w:szCs w:val="20"/>
        </w:rPr>
        <w:t xml:space="preserve"> two voxels. Upper-right panel shows the performance </w:t>
      </w:r>
      <w:r>
        <w:rPr>
          <w:i/>
          <w:sz w:val="20"/>
          <w:szCs w:val="20"/>
        </w:rPr>
        <w:t>(mean value and standard deviation across 10 subjects)</w:t>
      </w:r>
      <w:r w:rsidRPr="00E3388E">
        <w:rPr>
          <w:i/>
          <w:sz w:val="20"/>
          <w:szCs w:val="20"/>
        </w:rPr>
        <w:t xml:space="preserve"> obtained by </w:t>
      </w:r>
      <w:r>
        <w:rPr>
          <w:i/>
          <w:sz w:val="20"/>
          <w:szCs w:val="20"/>
        </w:rPr>
        <w:t>the three UV-</w:t>
      </w:r>
      <w:r w:rsidRPr="00E3388E">
        <w:rPr>
          <w:i/>
          <w:sz w:val="20"/>
          <w:szCs w:val="20"/>
        </w:rPr>
        <w:t>methods</w:t>
      </w:r>
      <w:r>
        <w:rPr>
          <w:i/>
          <w:sz w:val="20"/>
          <w:szCs w:val="20"/>
        </w:rPr>
        <w:t xml:space="preserve"> (Pearson, UVPD and </w:t>
      </w:r>
      <w:proofErr w:type="spellStart"/>
      <w:r>
        <w:rPr>
          <w:i/>
          <w:sz w:val="20"/>
          <w:szCs w:val="20"/>
        </w:rPr>
        <w:t>UVdCor</w:t>
      </w:r>
      <w:proofErr w:type="spellEnd"/>
      <w:r>
        <w:rPr>
          <w:i/>
          <w:sz w:val="20"/>
          <w:szCs w:val="20"/>
        </w:rPr>
        <w:t xml:space="preserve">) and by the three MV-methods (MVPD, </w:t>
      </w:r>
      <w:proofErr w:type="spellStart"/>
      <w:r>
        <w:rPr>
          <w:i/>
          <w:sz w:val="20"/>
          <w:szCs w:val="20"/>
        </w:rPr>
        <w:t>dCor</w:t>
      </w:r>
      <w:proofErr w:type="spellEnd"/>
      <w:r>
        <w:rPr>
          <w:i/>
          <w:sz w:val="20"/>
          <w:szCs w:val="20"/>
        </w:rPr>
        <w:t xml:space="preserve"> and RCA).</w:t>
      </w:r>
    </w:p>
    <w:p w14:paraId="1802A1B7" w14:textId="77777777" w:rsidR="00E3388E" w:rsidRDefault="00E3388E"/>
    <w:p w14:paraId="38029A69" w14:textId="77777777" w:rsidR="00375661" w:rsidRPr="00FC32F1" w:rsidRDefault="00712109" w:rsidP="006669DA">
      <w:pPr>
        <w:pStyle w:val="Heading3"/>
        <w:rPr>
          <w:rFonts w:eastAsia="TimesNewRomanPSMT"/>
          <w:lang w:val="en-GB"/>
        </w:rPr>
      </w:pPr>
      <w:ins w:id="336" w:author="Rik Henson [2]" w:date="2019-06-29T11:22:00Z">
        <w:r>
          <w:rPr>
            <w:rFonts w:eastAsia="TimesNewRomanPSMT"/>
            <w:lang w:val="en-GB"/>
          </w:rPr>
          <w:t>E</w:t>
        </w:r>
      </w:ins>
      <w:del w:id="337" w:author="Rik Henson [2]" w:date="2019-06-29T11:22:00Z">
        <w:r w:rsidR="00375661" w:rsidDel="00712109">
          <w:rPr>
            <w:rFonts w:eastAsia="TimesNewRomanPSMT"/>
            <w:lang w:val="en-GB"/>
          </w:rPr>
          <w:delText xml:space="preserve">Third </w:delText>
        </w:r>
        <w:r w:rsidR="00375661" w:rsidRPr="00FC32F1" w:rsidDel="00712109">
          <w:rPr>
            <w:rFonts w:eastAsia="TimesNewRomanPSMT"/>
            <w:lang w:val="en-GB"/>
          </w:rPr>
          <w:delText>e</w:delText>
        </w:r>
      </w:del>
      <w:r w:rsidR="00375661" w:rsidRPr="00FC32F1">
        <w:rPr>
          <w:rFonts w:eastAsia="TimesNewRomanPSMT"/>
          <w:lang w:val="en-GB"/>
        </w:rPr>
        <w:t>xample</w:t>
      </w:r>
      <w:ins w:id="338" w:author="Rik Henson [2]" w:date="2019-06-29T11:22:00Z">
        <w:r>
          <w:rPr>
            <w:rFonts w:eastAsia="TimesNewRomanPSMT"/>
            <w:lang w:val="en-GB"/>
          </w:rPr>
          <w:t xml:space="preserve"> 4</w:t>
        </w:r>
      </w:ins>
      <w:r w:rsidR="00375661" w:rsidRPr="00FC32F1">
        <w:rPr>
          <w:rFonts w:eastAsia="TimesNewRomanPSMT"/>
          <w:lang w:val="en-GB"/>
        </w:rPr>
        <w:t>:</w:t>
      </w:r>
      <w:r w:rsidR="00375661">
        <w:rPr>
          <w:rFonts w:eastAsia="TimesNewRomanPSMT"/>
          <w:lang w:val="en-GB"/>
        </w:rPr>
        <w:t xml:space="preserve"> </w:t>
      </w:r>
      <w:ins w:id="339" w:author="Rik Henson [2]" w:date="2019-07-01T14:39:00Z">
        <w:r w:rsidR="00E22C19">
          <w:rPr>
            <w:rFonts w:eastAsia="TimesNewRomanPSMT"/>
            <w:lang w:val="en-GB"/>
          </w:rPr>
          <w:t>Mappings that change across runs</w:t>
        </w:r>
      </w:ins>
      <w:del w:id="340" w:author="Rik Henson [2]" w:date="2019-07-01T14:39:00Z">
        <w:r w:rsidR="00375661" w:rsidDel="00E22C19">
          <w:rPr>
            <w:rFonts w:eastAsia="TimesNewRomanPSMT"/>
            <w:lang w:val="en-GB"/>
          </w:rPr>
          <w:delText>presence of structured noise</w:delText>
        </w:r>
      </w:del>
    </w:p>
    <w:p w14:paraId="56EA7912" w14:textId="79DBC5F4" w:rsidR="00375661" w:rsidRDefault="00F25296" w:rsidP="005807DE">
      <w:pPr>
        <w:ind w:firstLine="720"/>
        <w:jc w:val="both"/>
        <w:rPr>
          <w:ins w:id="341" w:author="Microsoft Office User" w:date="2019-07-18T16:39:00Z"/>
          <w:rFonts w:eastAsia="TimesNewRomanPSMT" w:cstheme="minorHAnsi"/>
        </w:rPr>
      </w:pPr>
      <w:del w:id="342" w:author="Rik Henson [2]" w:date="2019-07-01T14:39:00Z">
        <w:r w:rsidDel="00E22C19">
          <w:delText xml:space="preserve">In this example we investigate the effect of </w:delText>
        </w:r>
        <w:r w:rsidDel="00E22C19">
          <w:rPr>
            <w:i/>
          </w:rPr>
          <w:delText xml:space="preserve">structured </w:delText>
        </w:r>
        <w:r w:rsidRPr="005807DE" w:rsidDel="00E22C19">
          <w:delText>noise</w:delText>
        </w:r>
        <w:r w:rsidDel="00E22C19">
          <w:delText>. For that we introduce a</w:delText>
        </w:r>
        <w:r w:rsidR="00375661" w:rsidDel="00E22C19">
          <w:delText xml:space="preserve"> noise term characterised by constant values across all the voxels and that changes over time</w:delText>
        </w:r>
        <w:r w:rsidDel="00E22C19">
          <w:delText xml:space="preserve">. This type of noise </w:delText>
        </w:r>
        <w:r w:rsidR="00375661" w:rsidDel="00E22C19">
          <w:delText xml:space="preserve"> also leads to have low performance of MVPD and dC</w:delText>
        </w:r>
        <w:r w:rsidDel="00E22C19">
          <w:delText>o</w:delText>
        </w:r>
        <w:r w:rsidR="00375661" w:rsidDel="00E22C19">
          <w:delText xml:space="preserve">r. In this simulation, </w:delText>
        </w:r>
        <w:r w:rsidR="00375661" w:rsidDel="00E22C19">
          <w:rPr>
            <w:rFonts w:eastAsia="TimesNewRomanPSMT" w:cstheme="minorHAnsi"/>
            <w:lang w:val="en-GB"/>
          </w:rPr>
          <w:delText xml:space="preserve">the data </w:delText>
        </w:r>
        <m:oMath>
          <m:r>
            <w:rPr>
              <w:rFonts w:ascii="Cambria Math" w:hAnsi="Cambria Math"/>
            </w:rPr>
            <m:t>X</m:t>
          </m:r>
        </m:oMath>
        <w:r w:rsidR="00375661" w:rsidDel="00E22C19">
          <w:rPr>
            <w:rFonts w:eastAsia="TimesNewRomanPSMT" w:cstheme="minorHAnsi"/>
            <w:lang w:val="en-GB"/>
          </w:rPr>
          <w:delText xml:space="preserve"> (100 voxels X 200 time points) from ROI1 has been generated </w:delText>
        </w:r>
        <w:r w:rsidDel="00E22C19">
          <w:rPr>
            <w:rFonts w:eastAsia="TimesNewRomanPSMT" w:cstheme="minorHAnsi"/>
            <w:lang w:val="en-GB"/>
          </w:rPr>
          <w:delText>I the same way as</w:delText>
        </w:r>
        <w:r w:rsidR="00375661" w:rsidDel="00E22C19">
          <w:rPr>
            <w:rFonts w:eastAsia="TimesNewRomanPSMT" w:cstheme="minorHAnsi"/>
            <w:lang w:val="en-GB"/>
          </w:rPr>
          <w:delText xml:space="preserve"> the previous example. The functional mapping </w:delText>
        </w:r>
        <m:oMath>
          <m:r>
            <w:rPr>
              <w:rFonts w:ascii="Cambria Math" w:hAnsi="Cambria Math"/>
            </w:rPr>
            <m:t>T</m:t>
          </m:r>
        </m:oMath>
        <w:r w:rsidR="00375661" w:rsidDel="00E22C19">
          <w:rPr>
            <w:rFonts w:eastAsia="TimesNewRomanPSMT" w:cstheme="minorHAnsi"/>
            <w:lang w:val="en-GB"/>
          </w:rPr>
          <w:delText xml:space="preserve"> from the input ROI1 to the output ROI2 has been set as equal to the identity matrix (left panel of Figure 3). Finally, the data </w:delText>
        </w:r>
        <m:oMath>
          <m:r>
            <w:rPr>
              <w:rFonts w:ascii="Cambria Math" w:hAnsi="Cambria Math"/>
            </w:rPr>
            <m:t>Y</m:t>
          </m:r>
        </m:oMath>
        <w:r w:rsidR="00375661" w:rsidDel="00E22C19">
          <w:rPr>
            <w:rFonts w:eastAsia="TimesNewRomanPSMT" w:cstheme="minorHAnsi"/>
            <w:lang w:val="en-GB"/>
          </w:rPr>
          <w:delText xml:space="preserve"> from ROI2 have been defined as a linear combination of the signal term, </w:delText>
        </w:r>
        <w:r w:rsidR="00375661" w:rsidDel="00E22C19">
          <w:rPr>
            <w:rFonts w:eastAsia="TimesNewRomanPSMT" w:cstheme="minorHAnsi"/>
          </w:rPr>
          <w:delText xml:space="preserve">independent Gaussian noise and a structured noise term </w:delText>
        </w:r>
        <m:oMath>
          <m:r>
            <w:rPr>
              <w:rFonts w:ascii="Cambria Math" w:eastAsia="TimesNewRomanPSMT" w:hAnsi="Cambria Math" w:cstheme="minorHAnsi"/>
            </w:rPr>
            <m:t>E</m:t>
          </m:r>
        </m:oMath>
        <w:r w:rsidR="00375661" w:rsidDel="00E22C19">
          <w:rPr>
            <w:rFonts w:eastAsia="TimesNewRomanPSMT" w:cstheme="minorHAnsi"/>
          </w:rPr>
          <w:delText>. The reason why MVPD and dCor did not behave well in this example, is that the structured noise contemporary ruins the Euclidean distance exploited by dCor, and it makes the estimation of the transformation via ordinary-least-square method not reliable. Instead, RCA is totally independent on the structured noise by definition</w:delText>
        </w:r>
        <w:r w:rsidDel="00E22C19">
          <w:rPr>
            <w:rFonts w:eastAsia="TimesNewRomanPSMT" w:cstheme="minorHAnsi"/>
          </w:rPr>
          <w:delText xml:space="preserve"> (this is due to the fact that we have used Pearson correlation distance for computing pattern dissimilarities)</w:delText>
        </w:r>
        <w:r w:rsidR="00375661" w:rsidDel="00E22C19">
          <w:rPr>
            <w:rFonts w:eastAsia="TimesNewRomanPSMT" w:cstheme="minorHAnsi"/>
          </w:rPr>
          <w:delText>; indeed, the mean value of the MV-patterns is removed in the Pearson correlation computation. It is also worth noticing that the application of a z-scoring approach on the two MV-time series</w:delText>
        </w:r>
        <w:r w:rsidDel="00E22C19">
          <w:rPr>
            <w:rFonts w:eastAsia="TimesNewRomanPSMT" w:cstheme="minorHAnsi"/>
          </w:rPr>
          <w:delText xml:space="preserve"> as a pre-processing step</w:delText>
        </w:r>
        <w:r w:rsidR="00375661" w:rsidDel="00E22C19">
          <w:rPr>
            <w:rFonts w:eastAsia="TimesNewRomanPSMT" w:cstheme="minorHAnsi"/>
          </w:rPr>
          <w:delText xml:space="preserve"> completely overcome</w:delText>
        </w:r>
        <w:r w:rsidDel="00E22C19">
          <w:rPr>
            <w:rFonts w:eastAsia="TimesNewRomanPSMT" w:cstheme="minorHAnsi"/>
          </w:rPr>
          <w:delText>s</w:delText>
        </w:r>
        <w:r w:rsidR="00375661" w:rsidDel="00E22C19">
          <w:rPr>
            <w:rFonts w:eastAsia="TimesNewRomanPSMT" w:cstheme="minorHAnsi"/>
          </w:rPr>
          <w:delText xml:space="preserve"> this issue, thus allowing both MVPD and dCor to obtain high performance, which are comparable with those obtained by RCA.</w:delText>
        </w:r>
      </w:del>
      <w:ins w:id="343" w:author="Rik Henson [2]" w:date="2019-07-01T14:39:00Z">
        <w:r w:rsidR="00E22C19">
          <w:t>Figure 4</w:t>
        </w:r>
      </w:ins>
      <w:ins w:id="344" w:author="Rik Henson [2]" w:date="2019-07-01T14:40:00Z">
        <w:r w:rsidR="00E22C19">
          <w:t>A</w:t>
        </w:r>
      </w:ins>
      <w:ins w:id="345" w:author="Rik Henson [2]" w:date="2019-07-01T14:39:00Z">
        <w:r w:rsidR="00E22C19">
          <w:t xml:space="preserve"> has the same covariance matrix for </w:t>
        </w:r>
      </w:ins>
      <w:ins w:id="346" w:author="Rik Henson [2]" w:date="2019-07-01T14:40:00Z">
        <w:r w:rsidR="00E22C19">
          <w:rPr>
            <w:rFonts w:eastAsia="TimesNewRomanPSMT" w:cstheme="minorHAnsi"/>
          </w:rPr>
          <w:t xml:space="preserve">ROI1, but now the functional mapping is random (Figure 4B), </w:t>
        </w:r>
      </w:ins>
      <w:ins w:id="347" w:author="Rik Henson [2]" w:date="2019-07-01T14:47:00Z">
        <w:r w:rsidR="00497243">
          <w:rPr>
            <w:rFonts w:eastAsia="TimesNewRomanPSMT" w:cstheme="minorHAnsi"/>
          </w:rPr>
          <w:t xml:space="preserve">with </w:t>
        </w:r>
      </w:ins>
      <w:ins w:id="348" w:author="Rik Henson [2]" w:date="2019-07-01T14:48:00Z">
        <w:r w:rsidR="00497243">
          <w:rPr>
            <w:rFonts w:eastAsia="TimesNewRomanPSMT" w:cstheme="minorHAnsi"/>
          </w:rPr>
          <w:t xml:space="preserve">equal probability of positive and negative connections. The latter again abolishes any </w:t>
        </w:r>
        <w:r w:rsidR="00497243">
          <w:rPr>
            <w:rFonts w:eastAsia="TimesNewRomanPSMT" w:cstheme="minorHAnsi"/>
          </w:rPr>
          <w:lastRenderedPageBreak/>
          <w:t xml:space="preserve">univariate connectivity. More </w:t>
        </w:r>
      </w:ins>
      <w:ins w:id="349" w:author="Rik Henson [2]" w:date="2019-07-01T14:40:00Z">
        <w:r w:rsidR="00E22C19">
          <w:rPr>
            <w:rFonts w:eastAsia="TimesNewRomanPSMT" w:cstheme="minorHAnsi"/>
          </w:rPr>
          <w:t xml:space="preserve">importantly, this mapping </w:t>
        </w:r>
      </w:ins>
      <w:ins w:id="350" w:author="Rik Henson [2]" w:date="2019-07-01T14:48:00Z">
        <w:r w:rsidR="00497243">
          <w:rPr>
            <w:rFonts w:eastAsia="TimesNewRomanPSMT" w:cstheme="minorHAnsi"/>
          </w:rPr>
          <w:t xml:space="preserve">is assumed to </w:t>
        </w:r>
      </w:ins>
      <w:ins w:id="351" w:author="Rik Henson [2]" w:date="2019-07-01T14:40:00Z">
        <w:r w:rsidR="00E22C19">
          <w:rPr>
            <w:rFonts w:eastAsia="TimesNewRomanPSMT" w:cstheme="minorHAnsi"/>
          </w:rPr>
          <w:t xml:space="preserve">change across runs (so Figure 4B is just an example from one run). </w:t>
        </w:r>
        <w:commentRangeStart w:id="352"/>
        <w:r w:rsidR="00E22C19">
          <w:rPr>
            <w:rFonts w:eastAsia="TimesNewRomanPSMT" w:cstheme="minorHAnsi"/>
          </w:rPr>
          <w:t>This might happen</w:t>
        </w:r>
      </w:ins>
      <w:ins w:id="353" w:author="Rik Henson [2]" w:date="2019-07-01T14:41:00Z">
        <w:r w:rsidR="00E22C19">
          <w:rPr>
            <w:rFonts w:eastAsia="TimesNewRomanPSMT" w:cstheme="minorHAnsi"/>
          </w:rPr>
          <w:t xml:space="preserve"> if </w:t>
        </w:r>
      </w:ins>
      <w:ins w:id="354" w:author="Rik Henson [2]" w:date="2019-07-01T14:42:00Z">
        <w:r w:rsidR="00E22C19">
          <w:rPr>
            <w:rFonts w:eastAsia="TimesNewRomanPSMT" w:cstheme="minorHAnsi"/>
          </w:rPr>
          <w:t>the</w:t>
        </w:r>
      </w:ins>
      <w:ins w:id="355" w:author="Rik Henson [2]" w:date="2019-07-01T14:43:00Z">
        <w:r w:rsidR="00E22C19">
          <w:rPr>
            <w:rFonts w:eastAsia="TimesNewRomanPSMT" w:cstheme="minorHAnsi"/>
          </w:rPr>
          <w:t xml:space="preserve"> </w:t>
        </w:r>
        <w:proofErr w:type="spellStart"/>
        <w:r w:rsidR="00E22C19">
          <w:rPr>
            <w:rFonts w:eastAsia="TimesNewRomanPSMT" w:cstheme="minorHAnsi"/>
          </w:rPr>
          <w:t>voxelwise</w:t>
        </w:r>
      </w:ins>
      <w:proofErr w:type="spellEnd"/>
      <w:ins w:id="356" w:author="Rik Henson [2]" w:date="2019-07-01T14:42:00Z">
        <w:r w:rsidR="00E22C19">
          <w:rPr>
            <w:rFonts w:eastAsia="TimesNewRomanPSMT" w:cstheme="minorHAnsi"/>
          </w:rPr>
          <w:t xml:space="preserve"> sampling of the underlying neurons changes </w:t>
        </w:r>
      </w:ins>
      <w:ins w:id="357" w:author="Rik Henson [2]" w:date="2019-07-01T14:43:00Z">
        <w:r w:rsidR="00E22C19">
          <w:rPr>
            <w:rFonts w:eastAsia="TimesNewRomanPSMT" w:cstheme="minorHAnsi"/>
          </w:rPr>
          <w:t xml:space="preserve">across runs, </w:t>
        </w:r>
        <w:proofErr w:type="spellStart"/>
        <w:r w:rsidR="00E22C19">
          <w:rPr>
            <w:rFonts w:eastAsia="TimesNewRomanPSMT" w:cstheme="minorHAnsi"/>
          </w:rPr>
          <w:t>e.g</w:t>
        </w:r>
        <w:proofErr w:type="spellEnd"/>
        <w:r w:rsidR="00E22C19">
          <w:rPr>
            <w:rFonts w:eastAsia="TimesNewRomanPSMT" w:cstheme="minorHAnsi"/>
          </w:rPr>
          <w:t>, to uncorrectable motion</w:t>
        </w:r>
      </w:ins>
      <w:ins w:id="358" w:author="Rik Henson [2]" w:date="2019-07-01T14:44:00Z">
        <w:r w:rsidR="00E22C19">
          <w:rPr>
            <w:rFonts w:eastAsia="TimesNewRomanPSMT" w:cstheme="minorHAnsi"/>
          </w:rPr>
          <w:t xml:space="preserve">, </w:t>
        </w:r>
      </w:ins>
      <w:commentRangeEnd w:id="352"/>
      <w:ins w:id="359" w:author="Rik Henson [2]" w:date="2019-07-01T14:45:00Z">
        <w:r w:rsidR="00E22C19">
          <w:rPr>
            <w:rStyle w:val="CommentReference"/>
          </w:rPr>
          <w:commentReference w:id="352"/>
        </w:r>
      </w:ins>
      <w:ins w:id="360" w:author="Rik Henson [2]" w:date="2019-07-01T14:44:00Z">
        <w:r w:rsidR="00E22C19">
          <w:rPr>
            <w:rFonts w:eastAsia="TimesNewRomanPSMT" w:cstheme="minorHAnsi"/>
          </w:rPr>
          <w:t>or if there are effects of learning across runs that change the functional connectivity</w:t>
        </w:r>
      </w:ins>
      <w:ins w:id="361" w:author="Rik Henson [2]" w:date="2019-07-01T14:43:00Z">
        <w:r w:rsidR="00E22C19">
          <w:rPr>
            <w:rFonts w:eastAsia="TimesNewRomanPSMT" w:cstheme="minorHAnsi"/>
          </w:rPr>
          <w:t xml:space="preserve">. </w:t>
        </w:r>
      </w:ins>
      <w:ins w:id="362" w:author="Rik Henson [2]" w:date="2019-07-01T14:42:00Z">
        <w:r w:rsidR="00E22C19">
          <w:rPr>
            <w:rFonts w:eastAsia="TimesNewRomanPSMT" w:cstheme="minorHAnsi"/>
          </w:rPr>
          <w:t xml:space="preserve"> </w:t>
        </w:r>
      </w:ins>
      <w:commentRangeStart w:id="363"/>
      <w:commentRangeStart w:id="364"/>
      <w:commentRangeStart w:id="365"/>
      <w:ins w:id="366" w:author="Rik Henson [2]" w:date="2019-07-01T14:43:00Z">
        <w:r w:rsidR="00E22C19">
          <w:rPr>
            <w:rFonts w:eastAsia="TimesNewRomanPSMT" w:cstheme="minorHAnsi"/>
          </w:rPr>
          <w:t>Or it might happen if d</w:t>
        </w:r>
      </w:ins>
      <w:ins w:id="367" w:author="Rik Henson [2]" w:date="2019-07-01T14:41:00Z">
        <w:r w:rsidR="00E22C19">
          <w:rPr>
            <w:rFonts w:eastAsia="TimesNewRomanPSMT" w:cstheme="minorHAnsi"/>
          </w:rPr>
          <w:t>ifferent runs contain different stimuli (</w:t>
        </w:r>
      </w:ins>
      <w:ins w:id="368" w:author="Rik Henson [2]" w:date="2019-07-01T14:42:00Z">
        <w:r w:rsidR="00E22C19">
          <w:rPr>
            <w:rFonts w:eastAsia="TimesNewRomanPSMT" w:cstheme="minorHAnsi"/>
          </w:rPr>
          <w:t>where</w:t>
        </w:r>
      </w:ins>
      <w:ins w:id="369" w:author="Rik Henson [2]" w:date="2019-07-01T14:41:00Z">
        <w:r w:rsidR="00E22C19">
          <w:rPr>
            <w:rFonts w:eastAsia="TimesNewRomanPSMT" w:cstheme="minorHAnsi"/>
          </w:rPr>
          <w:t xml:space="preserve"> </w:t>
        </w:r>
        <w:commentRangeStart w:id="370"/>
        <w:commentRangeStart w:id="371"/>
        <w:r w:rsidR="00E22C19">
          <w:rPr>
            <w:rFonts w:eastAsia="TimesNewRomanPSMT" w:cstheme="minorHAnsi"/>
          </w:rPr>
          <w:t>each timepoint represents one trial with one stimulus</w:t>
        </w:r>
      </w:ins>
      <w:commentRangeEnd w:id="370"/>
      <w:r w:rsidR="00E342F7">
        <w:rPr>
          <w:rStyle w:val="CommentReference"/>
        </w:rPr>
        <w:commentReference w:id="370"/>
      </w:r>
      <w:commentRangeEnd w:id="371"/>
      <w:ins w:id="372" w:author="Microsoft Office User" w:date="2019-07-18T16:22:00Z">
        <w:r w:rsidR="00B30F55">
          <w:rPr>
            <w:rFonts w:eastAsia="TimesNewRomanPSMT" w:cstheme="minorHAnsi"/>
          </w:rPr>
          <w:t>??</w:t>
        </w:r>
      </w:ins>
      <w:r w:rsidR="00E342F7">
        <w:rPr>
          <w:rStyle w:val="CommentReference"/>
        </w:rPr>
        <w:commentReference w:id="371"/>
      </w:r>
      <w:ins w:id="373" w:author="Rik Henson [2]" w:date="2019-07-01T14:41:00Z">
        <w:r w:rsidR="00E22C19">
          <w:rPr>
            <w:rFonts w:eastAsia="TimesNewRomanPSMT" w:cstheme="minorHAnsi"/>
          </w:rPr>
          <w:t xml:space="preserve">), </w:t>
        </w:r>
      </w:ins>
      <w:ins w:id="374" w:author="Rik Henson [2]" w:date="2019-07-01T14:42:00Z">
        <w:r w:rsidR="00E22C19">
          <w:rPr>
            <w:rFonts w:eastAsia="TimesNewRomanPSMT" w:cstheme="minorHAnsi"/>
          </w:rPr>
          <w:t xml:space="preserve">and there are complex, nonlinear interactions between </w:t>
        </w:r>
      </w:ins>
      <w:ins w:id="375" w:author="Rik Henson [2]" w:date="2019-07-01T14:43:00Z">
        <w:r w:rsidR="00E22C19">
          <w:rPr>
            <w:rFonts w:eastAsia="TimesNewRomanPSMT" w:cstheme="minorHAnsi"/>
          </w:rPr>
          <w:t>neurons in the two ROIs that depend on the specific stimuli.</w:t>
        </w:r>
      </w:ins>
      <w:commentRangeEnd w:id="363"/>
      <w:ins w:id="376" w:author="Rik Henson [2]" w:date="2019-07-01T14:44:00Z">
        <w:r w:rsidR="00E22C19">
          <w:rPr>
            <w:rStyle w:val="CommentReference"/>
          </w:rPr>
          <w:commentReference w:id="363"/>
        </w:r>
      </w:ins>
      <w:commentRangeEnd w:id="364"/>
      <w:r w:rsidR="006D04FE">
        <w:rPr>
          <w:rStyle w:val="CommentReference"/>
        </w:rPr>
        <w:commentReference w:id="364"/>
      </w:r>
      <w:commentRangeEnd w:id="365"/>
      <w:r w:rsidR="009668D3">
        <w:rPr>
          <w:rStyle w:val="CommentReference"/>
        </w:rPr>
        <w:commentReference w:id="365"/>
      </w:r>
      <w:ins w:id="377" w:author="Rik Henson [2]" w:date="2019-07-01T14:45:00Z">
        <w:r w:rsidR="00E22C19">
          <w:rPr>
            <w:rFonts w:eastAsia="TimesNewRomanPSMT" w:cstheme="minorHAnsi"/>
          </w:rPr>
          <w:t xml:space="preserve"> In any case, changes in T across run</w:t>
        </w:r>
      </w:ins>
      <w:ins w:id="378" w:author="Microsoft Office User" w:date="2019-07-18T16:22:00Z">
        <w:r w:rsidR="00B30F55">
          <w:rPr>
            <w:rFonts w:eastAsia="TimesNewRomanPSMT" w:cstheme="minorHAnsi"/>
          </w:rPr>
          <w:t>s</w:t>
        </w:r>
      </w:ins>
      <w:ins w:id="379" w:author="Rik Henson [2]" w:date="2019-07-01T14:45:00Z">
        <w:r w:rsidR="00E22C19">
          <w:rPr>
            <w:rFonts w:eastAsia="TimesNewRomanPSMT" w:cstheme="minorHAnsi"/>
          </w:rPr>
          <w:t xml:space="preserve"> </w:t>
        </w:r>
      </w:ins>
      <w:ins w:id="380" w:author="Rik Henson [2]" w:date="2019-07-01T14:49:00Z">
        <w:r w:rsidR="00497243">
          <w:rPr>
            <w:rFonts w:eastAsia="TimesNewRomanPSMT" w:cstheme="minorHAnsi"/>
          </w:rPr>
          <w:t xml:space="preserve">detrimentally </w:t>
        </w:r>
      </w:ins>
      <w:ins w:id="381" w:author="Rik Henson [2]" w:date="2019-07-01T14:45:00Z">
        <w:r w:rsidR="00E22C19">
          <w:rPr>
            <w:rFonts w:eastAsia="TimesNewRomanPSMT" w:cstheme="minorHAnsi"/>
          </w:rPr>
          <w:t>affect MVPD, because the</w:t>
        </w:r>
      </w:ins>
      <w:ins w:id="382" w:author="Rik Henson [2]" w:date="2019-07-01T14:47:00Z">
        <w:r w:rsidR="00E22C19">
          <w:rPr>
            <w:rFonts w:eastAsia="TimesNewRomanPSMT" w:cstheme="minorHAnsi"/>
          </w:rPr>
          <w:t xml:space="preserve"> multivariate</w:t>
        </w:r>
      </w:ins>
      <w:ins w:id="383" w:author="Rik Henson [2]" w:date="2019-07-01T14:45:00Z">
        <w:r w:rsidR="00497243">
          <w:rPr>
            <w:rFonts w:eastAsia="TimesNewRomanPSMT" w:cstheme="minorHAnsi"/>
          </w:rPr>
          <w:t xml:space="preserve"> mapping is trained on</w:t>
        </w:r>
        <w:r w:rsidR="00E22C19">
          <w:rPr>
            <w:rFonts w:eastAsia="TimesNewRomanPSMT" w:cstheme="minorHAnsi"/>
          </w:rPr>
          <w:t xml:space="preserve"> one run and </w:t>
        </w:r>
      </w:ins>
      <w:ins w:id="384" w:author="Rik Henson [2]" w:date="2019-07-01T14:47:00Z">
        <w:r w:rsidR="00497243">
          <w:rPr>
            <w:rFonts w:eastAsia="TimesNewRomanPSMT" w:cstheme="minorHAnsi"/>
          </w:rPr>
          <w:t>tested on</w:t>
        </w:r>
      </w:ins>
      <w:ins w:id="385" w:author="Rik Henson [2]" w:date="2019-07-01T14:45:00Z">
        <w:r w:rsidR="00E22C19">
          <w:rPr>
            <w:rFonts w:eastAsia="TimesNewRomanPSMT" w:cstheme="minorHAnsi"/>
          </w:rPr>
          <w:t xml:space="preserve"> </w:t>
        </w:r>
      </w:ins>
      <w:ins w:id="386" w:author="Rik Henson [2]" w:date="2019-07-01T15:44:00Z">
        <w:del w:id="387" w:author="Microsoft Office User" w:date="2019-07-18T16:30:00Z">
          <w:r w:rsidR="009668D3" w:rsidDel="00313ECF">
            <w:rPr>
              <w:rFonts w:eastAsia="TimesNewRomanPSMT" w:cstheme="minorHAnsi"/>
              <w:noProof/>
              <w:lang w:val="it-IT" w:eastAsia="it-IT"/>
              <w:rPrChange w:id="388">
                <w:rPr>
                  <w:noProof/>
                  <w:lang w:val="it-IT" w:eastAsia="it-IT"/>
                </w:rPr>
              </w:rPrChange>
            </w:rPr>
            <w:drawing>
              <wp:anchor distT="0" distB="0" distL="114300" distR="114300" simplePos="0" relativeHeight="251660288" behindDoc="0" locked="0" layoutInCell="1" allowOverlap="1" wp14:anchorId="114AB828" wp14:editId="43E99ED0">
                <wp:simplePos x="0" y="0"/>
                <wp:positionH relativeFrom="column">
                  <wp:posOffset>9525</wp:posOffset>
                </wp:positionH>
                <wp:positionV relativeFrom="paragraph">
                  <wp:posOffset>2171700</wp:posOffset>
                </wp:positionV>
                <wp:extent cx="5943600" cy="38207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vcon_exampl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anchor>
            </w:drawing>
          </w:r>
        </w:del>
      </w:ins>
      <w:ins w:id="389" w:author="Rik Henson [2]" w:date="2019-07-01T14:47:00Z">
        <w:del w:id="390" w:author="Microsoft Office User" w:date="2019-07-18T16:22:00Z">
          <w:r w:rsidR="00497243" w:rsidDel="00B30F55">
            <w:rPr>
              <w:rFonts w:eastAsia="TimesNewRomanPSMT" w:cstheme="minorHAnsi"/>
            </w:rPr>
            <w:delText>another</w:delText>
          </w:r>
        </w:del>
      </w:ins>
      <w:ins w:id="391" w:author="Microsoft Office User" w:date="2019-07-18T16:22:00Z">
        <w:r w:rsidR="00B30F55">
          <w:rPr>
            <w:rFonts w:eastAsia="TimesNewRomanPSMT" w:cstheme="minorHAnsi"/>
          </w:rPr>
          <w:t>others</w:t>
        </w:r>
      </w:ins>
      <w:ins w:id="392" w:author="Rik Henson [2]" w:date="2019-07-01T14:45:00Z">
        <w:r w:rsidR="00E22C19">
          <w:rPr>
            <w:rFonts w:eastAsia="TimesNewRomanPSMT" w:cstheme="minorHAnsi"/>
          </w:rPr>
          <w:t>.</w:t>
        </w:r>
      </w:ins>
      <w:del w:id="393" w:author="Rik Henson [2]" w:date="2019-07-01T14:40:00Z">
        <w:r w:rsidR="00375661" w:rsidDel="00E22C19">
          <w:rPr>
            <w:rFonts w:eastAsia="TimesNewRomanPSMT" w:cstheme="minorHAnsi"/>
          </w:rPr>
          <w:delText xml:space="preserve"> </w:delText>
        </w:r>
      </w:del>
      <w:ins w:id="394" w:author="Rik Henson [2]" w:date="2019-07-01T14:47:00Z">
        <w:r w:rsidR="00497243">
          <w:rPr>
            <w:rFonts w:eastAsia="TimesNewRomanPSMT" w:cstheme="minorHAnsi"/>
          </w:rPr>
          <w:t xml:space="preserve"> </w:t>
        </w:r>
      </w:ins>
      <w:ins w:id="395" w:author="Rik Henson [2]" w:date="2019-07-01T14:49:00Z">
        <w:r w:rsidR="00497243">
          <w:rPr>
            <w:rFonts w:eastAsia="TimesNewRomanPSMT" w:cstheme="minorHAnsi"/>
          </w:rPr>
          <w:t xml:space="preserve">However, the within-run measures of </w:t>
        </w:r>
        <w:proofErr w:type="spellStart"/>
        <w:r w:rsidR="00497243">
          <w:rPr>
            <w:rFonts w:eastAsia="TimesNewRomanPSMT" w:cstheme="minorHAnsi"/>
          </w:rPr>
          <w:t>dCor</w:t>
        </w:r>
        <w:proofErr w:type="spellEnd"/>
        <w:r w:rsidR="00497243">
          <w:rPr>
            <w:rFonts w:eastAsia="TimesNewRomanPSMT" w:cstheme="minorHAnsi"/>
          </w:rPr>
          <w:t xml:space="preserve"> and RCA remain sensitive.</w:t>
        </w:r>
      </w:ins>
      <w:ins w:id="396" w:author="Microsoft Office User" w:date="2019-07-18T16:40:00Z">
        <w:r w:rsidR="002F3026">
          <w:rPr>
            <w:rFonts w:eastAsia="TimesNewRomanPSMT" w:cstheme="minorHAnsi"/>
          </w:rPr>
          <w:t xml:space="preserve"> Explain why GOF works here.</w:t>
        </w:r>
      </w:ins>
    </w:p>
    <w:p w14:paraId="389D6C15" w14:textId="553C2011" w:rsidR="002F3026" w:rsidRDefault="002F3026" w:rsidP="002F3026">
      <w:pPr>
        <w:ind w:firstLine="720"/>
        <w:jc w:val="both"/>
        <w:rPr>
          <w:rFonts w:eastAsia="TimesNewRomanPSMT" w:cstheme="minorHAnsi"/>
        </w:rPr>
      </w:pPr>
    </w:p>
    <w:p w14:paraId="7C3399F4" w14:textId="0C150869" w:rsidR="00375661" w:rsidRPr="00C61464" w:rsidRDefault="00313ECF" w:rsidP="00313ECF">
      <w:pPr>
        <w:jc w:val="both"/>
        <w:rPr>
          <w:rFonts w:eastAsia="TimesNewRomanPSMT" w:cstheme="minorHAnsi"/>
        </w:rPr>
        <w:pPrChange w:id="397" w:author="Microsoft Office User" w:date="2019-07-18T16:30:00Z">
          <w:pPr>
            <w:ind w:firstLine="720"/>
            <w:jc w:val="both"/>
          </w:pPr>
        </w:pPrChange>
      </w:pPr>
      <w:ins w:id="398" w:author="Microsoft Office User" w:date="2019-07-18T16:30:00Z">
        <w:r w:rsidRPr="00313ECF">
          <w:rPr>
            <w:rFonts w:eastAsia="TimesNewRomanPSMT" w:cstheme="minorHAnsi"/>
          </w:rPr>
          <w:drawing>
            <wp:inline distT="0" distB="0" distL="0" distR="0" wp14:anchorId="1DF051B4" wp14:editId="648A5A5B">
              <wp:extent cx="5943600" cy="3853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53180"/>
                      </a:xfrm>
                      <a:prstGeom prst="rect">
                        <a:avLst/>
                      </a:prstGeom>
                    </pic:spPr>
                  </pic:pic>
                </a:graphicData>
              </a:graphic>
            </wp:inline>
          </w:drawing>
        </w:r>
      </w:ins>
    </w:p>
    <w:p w14:paraId="62A60D7D" w14:textId="77777777" w:rsidR="00375661" w:rsidDel="00497243" w:rsidRDefault="009668D3" w:rsidP="00375661">
      <w:pPr>
        <w:jc w:val="center"/>
        <w:rPr>
          <w:del w:id="399" w:author="Rik Henson [2]" w:date="2019-07-01T14:49:00Z"/>
        </w:rPr>
      </w:pPr>
      <w:del w:id="400" w:author="Rik Henson [2]" w:date="2019-06-29T11:22:00Z">
        <w:r>
          <w:rPr>
            <w:noProof/>
            <w:lang w:val="it-IT" w:eastAsia="it-IT"/>
          </w:rPr>
          <w:drawing>
            <wp:inline distT="0" distB="0" distL="0" distR="0" wp14:anchorId="40191A1E" wp14:editId="1E0BD23C">
              <wp:extent cx="4667098" cy="200574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7163" cy="2018665"/>
                      </a:xfrm>
                      <a:prstGeom prst="rect">
                        <a:avLst/>
                      </a:prstGeom>
                      <a:noFill/>
                      <a:ln>
                        <a:noFill/>
                      </a:ln>
                    </pic:spPr>
                  </pic:pic>
                </a:graphicData>
              </a:graphic>
            </wp:inline>
          </w:drawing>
        </w:r>
      </w:del>
    </w:p>
    <w:p w14:paraId="17606B53" w14:textId="77777777" w:rsidR="00375661" w:rsidRDefault="00375661" w:rsidP="00375661">
      <w:pPr>
        <w:rPr>
          <w:i/>
          <w:sz w:val="20"/>
          <w:szCs w:val="20"/>
        </w:rPr>
      </w:pPr>
      <w:r w:rsidRPr="003D6A21">
        <w:rPr>
          <w:b/>
        </w:rPr>
        <w:t xml:space="preserve">Figure </w:t>
      </w:r>
      <w:ins w:id="401" w:author="Rik Henson [2]" w:date="2019-06-29T11:22:00Z">
        <w:r w:rsidR="00712109">
          <w:rPr>
            <w:b/>
          </w:rPr>
          <w:t>4</w:t>
        </w:r>
      </w:ins>
      <w:del w:id="402" w:author="Rik Henson [2]" w:date="2019-06-29T11:22:00Z">
        <w:r w:rsidRPr="003D6A21" w:rsidDel="00712109">
          <w:rPr>
            <w:b/>
          </w:rPr>
          <w:delText>3</w:delText>
        </w:r>
      </w:del>
      <w:r w:rsidRPr="003D6A21">
        <w:rPr>
          <w:b/>
        </w:rPr>
        <w:t>.</w:t>
      </w:r>
      <w:r>
        <w:rPr>
          <w:b/>
        </w:rPr>
        <w:t xml:space="preserve"> </w:t>
      </w:r>
      <w:r w:rsidRPr="00B0328E">
        <w:rPr>
          <w:i/>
          <w:sz w:val="20"/>
          <w:szCs w:val="20"/>
        </w:rPr>
        <w:t xml:space="preserve">The presence of </w:t>
      </w:r>
      <w:commentRangeStart w:id="403"/>
      <w:r w:rsidRPr="00B0328E">
        <w:rPr>
          <w:i/>
          <w:sz w:val="20"/>
          <w:szCs w:val="20"/>
        </w:rPr>
        <w:t>structured</w:t>
      </w:r>
      <w:commentRangeEnd w:id="403"/>
      <w:r w:rsidR="00497243">
        <w:rPr>
          <w:rStyle w:val="CommentReference"/>
        </w:rPr>
        <w:commentReference w:id="403"/>
      </w:r>
      <w:r w:rsidRPr="00B0328E">
        <w:rPr>
          <w:i/>
          <w:sz w:val="20"/>
          <w:szCs w:val="20"/>
        </w:rPr>
        <w:t xml:space="preserve"> noise in the data leads </w:t>
      </w:r>
      <w:proofErr w:type="spellStart"/>
      <w:r w:rsidRPr="00B0328E">
        <w:rPr>
          <w:i/>
          <w:sz w:val="20"/>
          <w:szCs w:val="20"/>
        </w:rPr>
        <w:t>dCor</w:t>
      </w:r>
      <w:proofErr w:type="spellEnd"/>
      <w:r w:rsidRPr="00B0328E">
        <w:rPr>
          <w:i/>
          <w:sz w:val="20"/>
          <w:szCs w:val="20"/>
        </w:rPr>
        <w:t xml:space="preserve"> </w:t>
      </w:r>
      <w:r>
        <w:rPr>
          <w:i/>
          <w:sz w:val="20"/>
          <w:szCs w:val="20"/>
        </w:rPr>
        <w:t xml:space="preserve">and MVPD </w:t>
      </w:r>
      <w:r w:rsidRPr="00B0328E">
        <w:rPr>
          <w:i/>
          <w:sz w:val="20"/>
          <w:szCs w:val="20"/>
        </w:rPr>
        <w:t xml:space="preserve">to reach low performance. Left panel shows the </w:t>
      </w:r>
      <w:r>
        <w:rPr>
          <w:i/>
          <w:sz w:val="20"/>
          <w:szCs w:val="20"/>
        </w:rPr>
        <w:t xml:space="preserve">simulated </w:t>
      </w:r>
      <w:r w:rsidRPr="00B0328E">
        <w:rPr>
          <w:i/>
          <w:sz w:val="20"/>
          <w:szCs w:val="20"/>
        </w:rPr>
        <w:t xml:space="preserve">transformation between the two ROIs </w:t>
      </w:r>
      <w:r>
        <w:rPr>
          <w:i/>
          <w:sz w:val="20"/>
          <w:szCs w:val="20"/>
        </w:rPr>
        <w:t>(</w:t>
      </w:r>
      <w:r w:rsidRPr="00B0328E">
        <w:rPr>
          <w:i/>
          <w:sz w:val="20"/>
          <w:szCs w:val="20"/>
        </w:rPr>
        <w:t>a simple one-to-one voxel mapping</w:t>
      </w:r>
      <w:r>
        <w:rPr>
          <w:i/>
          <w:sz w:val="20"/>
          <w:szCs w:val="20"/>
        </w:rPr>
        <w:t>)</w:t>
      </w:r>
      <w:r w:rsidRPr="00B0328E">
        <w:rPr>
          <w:i/>
          <w:sz w:val="20"/>
          <w:szCs w:val="20"/>
        </w:rPr>
        <w:t>. Right panel shows the performance (mean value and standard deviation across 10 subjects) obtained by the six different functional connectivity methods.</w:t>
      </w:r>
    </w:p>
    <w:p w14:paraId="69020CBE" w14:textId="77777777" w:rsidR="005807DE" w:rsidRPr="00B0328E" w:rsidRDefault="005807DE" w:rsidP="00375661">
      <w:pPr>
        <w:rPr>
          <w:b/>
          <w:i/>
        </w:rPr>
      </w:pPr>
    </w:p>
    <w:p w14:paraId="1297D375" w14:textId="739D91C6" w:rsidR="00522E38" w:rsidRDefault="00522E38" w:rsidP="001A67BB">
      <w:pPr>
        <w:rPr>
          <w:ins w:id="404" w:author="Microsoft Office User" w:date="2019-07-19T11:43:00Z"/>
        </w:rPr>
      </w:pPr>
      <w:ins w:id="405" w:author="Microsoft Office User" w:date="2019-07-19T11:42:00Z">
        <w:r>
          <w:lastRenderedPageBreak/>
          <w:t xml:space="preserve">We </w:t>
        </w:r>
        <w:r w:rsidR="001A67BB">
          <w:t xml:space="preserve">see an advantage for </w:t>
        </w:r>
        <w:proofErr w:type="spellStart"/>
        <w:r w:rsidR="001A67BB">
          <w:t>dCor</w:t>
        </w:r>
        <w:proofErr w:type="spellEnd"/>
        <w:r w:rsidR="001A67BB">
          <w:t xml:space="preserve"> compared to RC. Is this related to the U</w:t>
        </w:r>
      </w:ins>
      <w:ins w:id="406" w:author="Microsoft Office User" w:date="2019-07-19T11:43:00Z">
        <w:r w:rsidR="001A67BB">
          <w:t>-centering?</w:t>
        </w:r>
      </w:ins>
    </w:p>
    <w:p w14:paraId="7EEE44F9" w14:textId="0F7DEA89" w:rsidR="001A67BB" w:rsidRDefault="001A67BB" w:rsidP="001A67BB">
      <w:pPr>
        <w:rPr>
          <w:ins w:id="407" w:author="Microsoft Office User" w:date="2019-07-19T11:42:00Z"/>
        </w:rPr>
        <w:pPrChange w:id="408" w:author="Microsoft Office User" w:date="2019-07-19T11:42:00Z">
          <w:pPr>
            <w:pStyle w:val="Heading3"/>
          </w:pPr>
        </w:pPrChange>
      </w:pPr>
      <w:ins w:id="409" w:author="Microsoft Office User" w:date="2019-07-19T11:43:00Z">
        <w:r>
          <w:t xml:space="preserve">So I applied U centering to RC as well and </w:t>
        </w:r>
      </w:ins>
      <w:bookmarkStart w:id="410" w:name="_GoBack"/>
      <w:bookmarkEnd w:id="410"/>
    </w:p>
    <w:p w14:paraId="1163EC68" w14:textId="77777777" w:rsidR="00522E38" w:rsidRDefault="00522E38" w:rsidP="006669DA">
      <w:pPr>
        <w:pStyle w:val="Heading3"/>
        <w:rPr>
          <w:ins w:id="411" w:author="Microsoft Office User" w:date="2019-07-19T11:42:00Z"/>
        </w:rPr>
      </w:pPr>
    </w:p>
    <w:p w14:paraId="29EEAF1D" w14:textId="77777777" w:rsidR="00522E38" w:rsidRDefault="00522E38" w:rsidP="006669DA">
      <w:pPr>
        <w:pStyle w:val="Heading3"/>
        <w:rPr>
          <w:ins w:id="412" w:author="Microsoft Office User" w:date="2019-07-19T11:42:00Z"/>
        </w:rPr>
      </w:pPr>
    </w:p>
    <w:p w14:paraId="1E64BD2B" w14:textId="77777777" w:rsidR="00522E38" w:rsidRDefault="00522E38" w:rsidP="006669DA">
      <w:pPr>
        <w:pStyle w:val="Heading3"/>
        <w:rPr>
          <w:ins w:id="413" w:author="Microsoft Office User" w:date="2019-07-19T11:42:00Z"/>
        </w:rPr>
      </w:pPr>
    </w:p>
    <w:p w14:paraId="0EAFBAB4" w14:textId="48346DCA" w:rsidR="003D6A21" w:rsidRDefault="00712109" w:rsidP="006669DA">
      <w:pPr>
        <w:pStyle w:val="Heading3"/>
      </w:pPr>
      <w:ins w:id="414" w:author="Rik Henson [2]" w:date="2019-06-29T11:23:00Z">
        <w:r>
          <w:t>E</w:t>
        </w:r>
      </w:ins>
      <w:del w:id="415" w:author="Rik Henson [2]" w:date="2019-06-29T11:23:00Z">
        <w:r w:rsidR="009459D3" w:rsidDel="00712109">
          <w:delText>Four</w:delText>
        </w:r>
      </w:del>
      <w:del w:id="416" w:author="Rik Henson [2]" w:date="2019-06-29T11:22:00Z">
        <w:r w:rsidR="009459D3" w:rsidDel="00712109">
          <w:delText>th e</w:delText>
        </w:r>
      </w:del>
      <w:r w:rsidR="009459D3">
        <w:t>xample</w:t>
      </w:r>
      <w:ins w:id="417" w:author="Rik Henson [2]" w:date="2019-06-29T11:23:00Z">
        <w:r>
          <w:t xml:space="preserve"> 5</w:t>
        </w:r>
      </w:ins>
      <w:r w:rsidR="009459D3">
        <w:t xml:space="preserve">: </w:t>
      </w:r>
      <w:del w:id="418" w:author="Rik Henson [2]" w:date="2019-07-01T14:50:00Z">
        <w:r w:rsidR="003C43B5" w:rsidDel="0086564A">
          <w:delText xml:space="preserve">stimulus-dependent linear </w:delText>
        </w:r>
        <w:r w:rsidR="002B5B6F" w:rsidDel="0086564A">
          <w:delText>mapping</w:delText>
        </w:r>
      </w:del>
      <w:ins w:id="419" w:author="Rik Henson [2]" w:date="2019-07-01T14:50:00Z">
        <w:r w:rsidR="0086564A">
          <w:t>nonlinear mapping</w:t>
        </w:r>
      </w:ins>
    </w:p>
    <w:p w14:paraId="069A5187" w14:textId="77777777" w:rsidR="003C43B5" w:rsidDel="0086564A" w:rsidRDefault="0086564A" w:rsidP="002B5B6F">
      <w:pPr>
        <w:ind w:firstLine="720"/>
        <w:jc w:val="both"/>
        <w:rPr>
          <w:del w:id="420" w:author="Rik Henson [2]" w:date="2019-07-01T14:50:00Z"/>
        </w:rPr>
      </w:pPr>
      <w:ins w:id="421" w:author="Rik Henson [2]" w:date="2019-07-01T14:51:00Z">
        <w:r>
          <w:t>In Figure 5A-B, the voxel covariance in ROI</w:t>
        </w:r>
      </w:ins>
      <w:ins w:id="422" w:author="Rik Henson [2]" w:date="2019-07-01T15:16:00Z">
        <w:r w:rsidR="00476CAF">
          <w:t>1</w:t>
        </w:r>
      </w:ins>
      <w:ins w:id="423" w:author="Rik Henson [2]" w:date="2019-07-01T14:51:00Z">
        <w:r>
          <w:t xml:space="preserve"> and the functional mapping matrix T are identical to those in Example 1. However, the timeseries in ROI2 are now a nonlinear function of those in ROI1 and T,</w:t>
        </w:r>
      </w:ins>
      <w:ins w:id="424" w:author="Rik Henson [2]" w:date="2019-07-01T14:53:00Z">
        <w:r>
          <w:t xml:space="preserve"> here illustrated by taking</w:t>
        </w:r>
      </w:ins>
      <w:ins w:id="425" w:author="Rik Henson [2]" w:date="2019-07-01T14:51:00Z">
        <w:r>
          <w:t xml:space="preserve"> the absolute value </w:t>
        </w:r>
      </w:ins>
      <w:del w:id="426" w:author="Rik Henson [2]" w:date="2019-07-01T14:50:00Z">
        <w:r w:rsidR="003C43B5" w:rsidDel="0086564A">
          <w:delText>In this example we consider a case in which there is a linear relationship between the multivariate responses of the two regions but that the mapping changes for independent measurements (for example independent scanning runs in fMRI). Having a mapping that does not cross</w:delText>
        </w:r>
        <w:r w:rsidR="005807DE" w:rsidDel="0086564A">
          <w:delText>-</w:delText>
        </w:r>
        <w:r w:rsidR="003C43B5" w:rsidDel="0086564A">
          <w:delText>validate by definition hurts MVPD that requires consistent mapping between the two regions, but leaves the other two MV methods, i.e. RCA and dCor unaffected.</w:delText>
        </w:r>
        <w:r w:rsidR="00AC6FB5" w:rsidDel="0086564A">
          <w:delText xml:space="preserve"> </w:delText>
        </w:r>
        <w:commentRangeStart w:id="427"/>
        <w:r w:rsidR="00AC6FB5" w:rsidDel="0086564A">
          <w:delText xml:space="preserve">One example of cases where these relationships are interesting is where the responses to different stimuli are measured in different runs. </w:delText>
        </w:r>
        <w:commentRangeEnd w:id="427"/>
        <w:r w:rsidR="00942B27" w:rsidDel="0086564A">
          <w:rPr>
            <w:rStyle w:val="CommentReference"/>
          </w:rPr>
          <w:commentReference w:id="427"/>
        </w:r>
        <w:r w:rsidR="00AC6FB5" w:rsidDel="0086564A">
          <w:delText>If the mappings are stimulus dependent, then MVPD would</w:delText>
        </w:r>
        <w:r w:rsidR="004A5097" w:rsidDel="0086564A">
          <w:delText xml:space="preserve"> fail to detect it, however, RC</w:delText>
        </w:r>
        <w:r w:rsidR="00AC6FB5" w:rsidDel="0086564A">
          <w:delText xml:space="preserve"> and dCor would not only get affected by this, but also gain extra power by having more data for two regions that have multivariate linear relationships.    </w:delText>
        </w:r>
      </w:del>
    </w:p>
    <w:p w14:paraId="69365C1E" w14:textId="30F5BF8C" w:rsidR="003C43B5" w:rsidRDefault="009668D3" w:rsidP="009459D3">
      <w:pPr>
        <w:rPr>
          <w:ins w:id="428" w:author="Rik Henson [2]" w:date="2019-07-01T14:53:00Z"/>
        </w:rPr>
      </w:pPr>
      <w:del w:id="429" w:author="Rik Henson [2]" w:date="2019-06-29T11:23:00Z">
        <w:r>
          <w:rPr>
            <w:noProof/>
            <w:lang w:val="it-IT" w:eastAsia="it-IT"/>
          </w:rPr>
          <w:drawing>
            <wp:inline distT="0" distB="0" distL="0" distR="0" wp14:anchorId="468CF966" wp14:editId="2948A156">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b="48718"/>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del>
      <w:ins w:id="430" w:author="Rik Henson [2]" w:date="2019-07-01T14:53:00Z">
        <w:r w:rsidR="0086564A">
          <w:t xml:space="preserve">of </w:t>
        </w:r>
      </w:ins>
      <m:oMath>
        <m:r>
          <w:ins w:id="431" w:author="Rik Henson [2]" w:date="2019-07-01T14:54:00Z">
            <w:rPr>
              <w:rFonts w:ascii="Cambria Math" w:hAnsi="Cambria Math"/>
            </w:rPr>
            <m:t>TX</m:t>
          </w:ins>
        </m:r>
        <m:d>
          <m:dPr>
            <m:ctrlPr>
              <w:ins w:id="432" w:author="Rik Henson [2]" w:date="2019-07-01T14:54:00Z">
                <w:rPr>
                  <w:rFonts w:ascii="Cambria Math" w:hAnsi="Cambria Math"/>
                  <w:i/>
                </w:rPr>
              </w:ins>
            </m:ctrlPr>
          </m:dPr>
          <m:e>
            <m:r>
              <w:ins w:id="433" w:author="Rik Henson [2]" w:date="2019-07-01T14:54:00Z">
                <w:rPr>
                  <w:rFonts w:ascii="Cambria Math" w:hAnsi="Cambria Math"/>
                </w:rPr>
                <m:t>t</m:t>
              </w:ins>
            </m:r>
          </m:e>
        </m:d>
      </m:oMath>
      <w:ins w:id="434" w:author="Rik Henson [2]" w:date="2019-07-01T14:54:00Z">
        <w:r w:rsidR="0086564A">
          <w:rPr>
            <w:rFonts w:eastAsiaTheme="minorEastAsia"/>
          </w:rPr>
          <w:t xml:space="preserve">. </w:t>
        </w:r>
      </w:ins>
      <w:proofErr w:type="gramStart"/>
      <w:ins w:id="435" w:author="Rik Henson [2]" w:date="2019-07-01T15:02:00Z">
        <w:r w:rsidR="000C645A">
          <w:rPr>
            <w:rFonts w:eastAsiaTheme="minorEastAsia"/>
          </w:rPr>
          <w:t>Thus</w:t>
        </w:r>
        <w:proofErr w:type="gramEnd"/>
        <w:r w:rsidR="000C645A">
          <w:rPr>
            <w:rFonts w:eastAsiaTheme="minorEastAsia"/>
          </w:rPr>
          <w:t xml:space="preserve"> </w:t>
        </w:r>
      </w:ins>
      <w:ins w:id="436" w:author="Rik Henson [2]" w:date="2019-07-01T15:03:00Z">
        <w:r w:rsidR="000C645A">
          <w:rPr>
            <w:rFonts w:eastAsiaTheme="minorEastAsia"/>
          </w:rPr>
          <w:t xml:space="preserve">whereas the timeseries in ROI1 (Figure 5C) are </w:t>
        </w:r>
      </w:ins>
      <w:ins w:id="437" w:author="Rik Henson [2]" w:date="2019-07-01T15:04:00Z">
        <w:del w:id="438" w:author="Microsoft Office User" w:date="2019-07-18T16:41:00Z">
          <w:r w:rsidR="000C645A" w:rsidDel="00DB2BDA">
            <w:rPr>
              <w:rFonts w:eastAsiaTheme="minorEastAsia"/>
            </w:rPr>
            <w:delText>centred</w:delText>
          </w:r>
        </w:del>
      </w:ins>
      <w:ins w:id="439" w:author="Microsoft Office User" w:date="2019-07-18T16:41:00Z">
        <w:r w:rsidR="00DB2BDA">
          <w:rPr>
            <w:rFonts w:eastAsiaTheme="minorEastAsia"/>
          </w:rPr>
          <w:t>centered</w:t>
        </w:r>
      </w:ins>
      <w:ins w:id="440" w:author="Rik Henson [2]" w:date="2019-07-01T15:04:00Z">
        <w:r w:rsidR="000C645A">
          <w:rPr>
            <w:rFonts w:eastAsiaTheme="minorEastAsia"/>
          </w:rPr>
          <w:t xml:space="preserve"> around zero, </w:t>
        </w:r>
      </w:ins>
      <w:ins w:id="441" w:author="Rik Henson [2]" w:date="2019-07-01T15:02:00Z">
        <w:r w:rsidR="000C645A">
          <w:rPr>
            <w:rFonts w:eastAsiaTheme="minorEastAsia"/>
          </w:rPr>
          <w:t xml:space="preserve">the timeseries in ROI2 (Figure 5D) are generally </w:t>
        </w:r>
      </w:ins>
      <w:ins w:id="442" w:author="Rik Henson [2]" w:date="2019-07-01T15:04:00Z">
        <w:r w:rsidR="000C645A">
          <w:rPr>
            <w:rFonts w:eastAsiaTheme="minorEastAsia"/>
          </w:rPr>
          <w:t>above zeros</w:t>
        </w:r>
      </w:ins>
      <w:ins w:id="443" w:author="Rik Henson [2]" w:date="2019-07-01T15:02:00Z">
        <w:r w:rsidR="000C645A">
          <w:rPr>
            <w:rFonts w:eastAsiaTheme="minorEastAsia"/>
          </w:rPr>
          <w:t xml:space="preserve"> (except for the additive Gaussian noise). </w:t>
        </w:r>
      </w:ins>
      <w:ins w:id="444" w:author="Rik Henson [2]" w:date="2019-07-01T14:54:00Z">
        <w:r w:rsidR="0086564A">
          <w:rPr>
            <w:rFonts w:eastAsiaTheme="minorEastAsia"/>
          </w:rPr>
          <w:t xml:space="preserve">This now abolishes connectivity according to all measures except </w:t>
        </w:r>
        <w:proofErr w:type="spellStart"/>
        <w:r w:rsidR="0086564A">
          <w:rPr>
            <w:rFonts w:eastAsiaTheme="minorEastAsia"/>
          </w:rPr>
          <w:t>dCor</w:t>
        </w:r>
        <w:proofErr w:type="spellEnd"/>
        <w:r w:rsidR="0086564A">
          <w:rPr>
            <w:rFonts w:eastAsiaTheme="minorEastAsia"/>
          </w:rPr>
          <w:t>, which can handle such nonlinearity (Figure 6F).</w:t>
        </w:r>
      </w:ins>
      <w:ins w:id="445" w:author="Rik Henson [2]" w:date="2019-07-01T15:10:00Z">
        <w:r w:rsidR="000C645A">
          <w:rPr>
            <w:rFonts w:eastAsiaTheme="minorEastAsia"/>
          </w:rPr>
          <w:t xml:space="preserve"> Note however that this is because </w:t>
        </w:r>
        <w:proofErr w:type="spellStart"/>
        <w:r w:rsidR="000C645A">
          <w:rPr>
            <w:rFonts w:eastAsiaTheme="minorEastAsia"/>
          </w:rPr>
          <w:t>dCor</w:t>
        </w:r>
        <w:proofErr w:type="spellEnd"/>
        <w:r w:rsidR="000C645A">
          <w:rPr>
            <w:rFonts w:eastAsiaTheme="minorEastAsia"/>
          </w:rPr>
          <w:t xml:space="preserve"> uses a </w:t>
        </w:r>
        <w:commentRangeStart w:id="446"/>
        <w:r w:rsidR="000C645A">
          <w:rPr>
            <w:rFonts w:eastAsiaTheme="minorEastAsia"/>
          </w:rPr>
          <w:t xml:space="preserve">Euclidean metric </w:t>
        </w:r>
      </w:ins>
      <w:commentRangeEnd w:id="446"/>
      <w:r w:rsidR="006D04FE">
        <w:rPr>
          <w:rStyle w:val="CommentReference"/>
        </w:rPr>
        <w:commentReference w:id="446"/>
      </w:r>
      <w:ins w:id="447" w:author="Rik Henson [2]" w:date="2019-07-01T15:10:00Z">
        <w:r w:rsidR="000C645A">
          <w:rPr>
            <w:rFonts w:eastAsiaTheme="minorEastAsia"/>
          </w:rPr>
          <w:t>of similarity</w:t>
        </w:r>
      </w:ins>
      <w:ins w:id="448" w:author="Rik Henson [2]" w:date="2019-07-01T15:17:00Z">
        <w:r w:rsidR="00476CAF">
          <w:rPr>
            <w:rFonts w:eastAsiaTheme="minorEastAsia"/>
          </w:rPr>
          <w:t xml:space="preserve"> of voxel-patterns between timepoints (trials)</w:t>
        </w:r>
      </w:ins>
      <w:ins w:id="449" w:author="Rik Henson [2]" w:date="2019-07-01T15:10:00Z">
        <w:r w:rsidR="000C645A">
          <w:rPr>
            <w:rFonts w:eastAsiaTheme="minorEastAsia"/>
          </w:rPr>
          <w:t xml:space="preserve"> – if we change the similarity measure in RCA from (Pearson) correlation to Euclidean, then RCA can also produce significant connectivity just like </w:t>
        </w:r>
        <w:proofErr w:type="spellStart"/>
        <w:r w:rsidR="000C645A">
          <w:rPr>
            <w:rFonts w:eastAsiaTheme="minorEastAsia"/>
          </w:rPr>
          <w:t>dCor</w:t>
        </w:r>
        <w:proofErr w:type="spellEnd"/>
        <w:r w:rsidR="000C645A">
          <w:rPr>
            <w:rFonts w:eastAsiaTheme="minorEastAsia"/>
          </w:rPr>
          <w:t xml:space="preserve"> in this example.</w:t>
        </w:r>
      </w:ins>
    </w:p>
    <w:p w14:paraId="6578CDF4" w14:textId="77777777" w:rsidR="0086564A" w:rsidRDefault="009668D3" w:rsidP="009459D3">
      <w:pPr>
        <w:rPr>
          <w:ins w:id="450" w:author="Rik Henson [2]" w:date="2019-07-01T14:53:00Z"/>
        </w:rPr>
      </w:pPr>
      <w:ins w:id="451" w:author="Rik Henson [2]" w:date="2019-07-01T15:45:00Z">
        <w:r>
          <w:rPr>
            <w:noProof/>
            <w:lang w:val="it-IT" w:eastAsia="it-IT"/>
          </w:rPr>
          <w:lastRenderedPageBreak/>
          <w:drawing>
            <wp:inline distT="0" distB="0" distL="0" distR="0" wp14:anchorId="62622D91" wp14:editId="6B7AFEE5">
              <wp:extent cx="5943600" cy="3749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vcon_exampl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ins>
    </w:p>
    <w:p w14:paraId="6681E86C" w14:textId="77777777" w:rsidR="0086564A" w:rsidRDefault="0086564A" w:rsidP="009459D3"/>
    <w:p w14:paraId="20BE6ED2" w14:textId="77777777" w:rsidR="003C43B5" w:rsidRDefault="003C43B5" w:rsidP="005807DE">
      <w:pPr>
        <w:jc w:val="both"/>
        <w:rPr>
          <w:i/>
          <w:sz w:val="20"/>
          <w:szCs w:val="20"/>
        </w:rPr>
      </w:pPr>
      <w:r w:rsidRPr="003D6A21">
        <w:rPr>
          <w:b/>
        </w:rPr>
        <w:t xml:space="preserve">Figure </w:t>
      </w:r>
      <w:ins w:id="452" w:author="Rik Henson [2]" w:date="2019-06-29T11:23:00Z">
        <w:r w:rsidR="00712109">
          <w:rPr>
            <w:b/>
          </w:rPr>
          <w:t>5</w:t>
        </w:r>
      </w:ins>
      <w:del w:id="453" w:author="Rik Henson [2]" w:date="2019-06-29T11:23:00Z">
        <w:r w:rsidDel="00712109">
          <w:rPr>
            <w:b/>
          </w:rPr>
          <w:delText>4</w:delText>
        </w:r>
      </w:del>
      <w:r w:rsidRPr="003D6A21">
        <w:rPr>
          <w:b/>
        </w:rPr>
        <w:t>.</w:t>
      </w:r>
      <w:r>
        <w:rPr>
          <w:b/>
        </w:rPr>
        <w:t xml:space="preserve"> </w:t>
      </w:r>
      <w:r w:rsidR="00A61BA9">
        <w:rPr>
          <w:i/>
          <w:sz w:val="20"/>
          <w:szCs w:val="20"/>
        </w:rPr>
        <w:t>I</w:t>
      </w:r>
      <w:r w:rsidR="00AC6FB5">
        <w:rPr>
          <w:i/>
          <w:sz w:val="20"/>
          <w:szCs w:val="20"/>
        </w:rPr>
        <w:t xml:space="preserve">nconsistent linear MV mappings between the two </w:t>
      </w:r>
      <w:commentRangeStart w:id="454"/>
      <w:r w:rsidR="00AC6FB5">
        <w:rPr>
          <w:i/>
          <w:sz w:val="20"/>
          <w:szCs w:val="20"/>
        </w:rPr>
        <w:t>regions</w:t>
      </w:r>
      <w:commentRangeEnd w:id="454"/>
      <w:r w:rsidR="0086564A">
        <w:rPr>
          <w:rStyle w:val="CommentReference"/>
        </w:rPr>
        <w:commentReference w:id="454"/>
      </w:r>
      <w:r w:rsidR="00AC6FB5">
        <w:rPr>
          <w:i/>
          <w:sz w:val="20"/>
          <w:szCs w:val="20"/>
        </w:rPr>
        <w:t xml:space="preserve"> cannot be detected by MVPD. In this example activity of each voxel in ROI2 is a weighted combination of activities of all voxels in ROI1 with some additive noise. Importantly the weights change for independent measurements, i.e. runs. This severely affects MVPD. However, RCA and </w:t>
      </w:r>
      <w:proofErr w:type="spellStart"/>
      <w:r w:rsidR="00AC6FB5">
        <w:rPr>
          <w:i/>
          <w:sz w:val="20"/>
          <w:szCs w:val="20"/>
        </w:rPr>
        <w:t>dCor</w:t>
      </w:r>
      <w:proofErr w:type="spellEnd"/>
      <w:r w:rsidR="00AC6FB5">
        <w:rPr>
          <w:i/>
          <w:sz w:val="20"/>
          <w:szCs w:val="20"/>
        </w:rPr>
        <w:t xml:space="preserve"> can detect these types of interactions. </w:t>
      </w:r>
    </w:p>
    <w:p w14:paraId="44AE443B" w14:textId="77777777" w:rsidR="00A61BA9" w:rsidRPr="00B0328E" w:rsidRDefault="00A61BA9" w:rsidP="005807DE">
      <w:pPr>
        <w:jc w:val="both"/>
        <w:rPr>
          <w:b/>
          <w:i/>
        </w:rPr>
      </w:pPr>
    </w:p>
    <w:p w14:paraId="6C7C7262" w14:textId="77777777" w:rsidR="000C645A" w:rsidRDefault="000C645A" w:rsidP="000C645A">
      <w:pPr>
        <w:pStyle w:val="Heading3"/>
        <w:rPr>
          <w:ins w:id="455" w:author="Rik Henson [2]" w:date="2019-07-01T15:05:00Z"/>
        </w:rPr>
      </w:pPr>
      <w:commentRangeStart w:id="456"/>
      <w:ins w:id="457" w:author="Rik Henson [2]" w:date="2019-07-01T15:05:00Z">
        <w:r>
          <w:t xml:space="preserve">Example 6: </w:t>
        </w:r>
      </w:ins>
      <w:ins w:id="458" w:author="Rik Henson [2]" w:date="2019-07-01T15:06:00Z">
        <w:r>
          <w:t>structured noise in ROI2</w:t>
        </w:r>
      </w:ins>
      <w:commentRangeEnd w:id="456"/>
      <w:r w:rsidR="006D04FE">
        <w:rPr>
          <w:rStyle w:val="CommentReference"/>
          <w:rFonts w:asciiTheme="minorHAnsi" w:eastAsiaTheme="minorHAnsi" w:hAnsiTheme="minorHAnsi" w:cstheme="minorBidi"/>
          <w:color w:val="auto"/>
        </w:rPr>
        <w:commentReference w:id="456"/>
      </w:r>
    </w:p>
    <w:p w14:paraId="7D3D0977" w14:textId="77777777" w:rsidR="004A5097" w:rsidRDefault="000C645A" w:rsidP="000C645A">
      <w:pPr>
        <w:rPr>
          <w:b/>
        </w:rPr>
      </w:pPr>
      <w:ins w:id="459" w:author="Rik Henson [2]" w:date="2019-07-01T15:05:00Z">
        <w:r>
          <w:t xml:space="preserve">In Figure </w:t>
        </w:r>
      </w:ins>
      <w:ins w:id="460" w:author="Rik Henson [2]" w:date="2019-07-01T15:15:00Z">
        <w:r w:rsidR="00476CAF">
          <w:t>6</w:t>
        </w:r>
      </w:ins>
      <w:ins w:id="461" w:author="Rik Henson [2]" w:date="2019-07-01T15:05:00Z">
        <w:r>
          <w:t>A</w:t>
        </w:r>
      </w:ins>
      <w:ins w:id="462" w:author="Rik Henson [2]" w:date="2019-07-01T15:16:00Z">
        <w:r w:rsidR="00476CAF">
          <w:t>-B</w:t>
        </w:r>
      </w:ins>
      <w:ins w:id="463" w:author="Rik Henson [2]" w:date="2019-07-01T15:05:00Z">
        <w:r>
          <w:t>, the voxel covariance in ROI</w:t>
        </w:r>
      </w:ins>
      <w:ins w:id="464" w:author="Rik Henson [2]" w:date="2019-07-01T15:16:00Z">
        <w:r w:rsidR="00476CAF">
          <w:t>1</w:t>
        </w:r>
      </w:ins>
      <w:ins w:id="465" w:author="Rik Henson [2]" w:date="2019-07-01T15:05:00Z">
        <w:r>
          <w:t xml:space="preserve"> and the functional mapping matrix T are identical to those in Example </w:t>
        </w:r>
      </w:ins>
      <w:ins w:id="466" w:author="Rik Henson [2]" w:date="2019-07-01T15:15:00Z">
        <w:r w:rsidR="00476CAF">
          <w:t>2</w:t>
        </w:r>
      </w:ins>
      <w:ins w:id="467" w:author="Rik Henson [2]" w:date="2019-07-01T15:17:00Z">
        <w:r w:rsidR="00476CAF">
          <w:t>, such that there is no univariate connectivity</w:t>
        </w:r>
      </w:ins>
      <w:ins w:id="468" w:author="Rik Henson [2]" w:date="2019-07-01T15:05:00Z">
        <w:r>
          <w:t xml:space="preserve">. However, </w:t>
        </w:r>
      </w:ins>
      <w:ins w:id="469" w:author="Rik Henson [2]" w:date="2019-07-01T15:15:00Z">
        <w:r w:rsidR="00476CAF">
          <w:t xml:space="preserve">additional structured noise has been added to ROI2, which is identical across voxels </w:t>
        </w:r>
        <w:commentRangeStart w:id="470"/>
        <w:commentRangeStart w:id="471"/>
        <w:r w:rsidR="00476CAF">
          <w:t>(producing the coherent pattern in Figure 6D).</w:t>
        </w:r>
      </w:ins>
      <w:ins w:id="472" w:author="Rik Henson [2]" w:date="2019-07-01T15:17:00Z">
        <w:r w:rsidR="00476CAF">
          <w:t xml:space="preserve"> This reduces performance of </w:t>
        </w:r>
        <w:proofErr w:type="spellStart"/>
        <w:r w:rsidR="00476CAF">
          <w:t>dCor</w:t>
        </w:r>
      </w:ins>
      <w:proofErr w:type="spellEnd"/>
      <w:ins w:id="473" w:author="Rik Henson [2]" w:date="2019-07-01T15:18:00Z">
        <w:r w:rsidR="00476CAF">
          <w:t xml:space="preserve"> (Figure 6F)</w:t>
        </w:r>
      </w:ins>
      <w:ins w:id="474" w:author="Rik Henson [2]" w:date="2019-07-01T15:17:00Z">
        <w:r w:rsidR="00476CAF">
          <w:t>, which uses a Euclidean measure of similarity between timepoints (trials), but not RCA, which uses a correlational measure which is invariant to constant off-sets in the voxel-patterns.</w:t>
        </w:r>
      </w:ins>
      <w:commentRangeEnd w:id="470"/>
      <w:ins w:id="475" w:author="Rik Henson [2]" w:date="2019-07-01T15:19:00Z">
        <w:r w:rsidR="00476CAF">
          <w:rPr>
            <w:rStyle w:val="CommentReference"/>
          </w:rPr>
          <w:commentReference w:id="470"/>
        </w:r>
      </w:ins>
      <w:commentRangeEnd w:id="471"/>
      <w:r w:rsidR="006D04FE">
        <w:rPr>
          <w:rStyle w:val="CommentReference"/>
        </w:rPr>
        <w:commentReference w:id="471"/>
      </w:r>
    </w:p>
    <w:p w14:paraId="29A121C7" w14:textId="77777777" w:rsidR="004A5097" w:rsidRDefault="009668D3" w:rsidP="009459D3">
      <w:pPr>
        <w:rPr>
          <w:b/>
        </w:rPr>
      </w:pPr>
      <w:ins w:id="476" w:author="Rik Henson [2]" w:date="2019-07-01T15:45:00Z">
        <w:r>
          <w:rPr>
            <w:b/>
            <w:noProof/>
            <w:lang w:val="it-IT" w:eastAsia="it-IT"/>
            <w:rPrChange w:id="477">
              <w:rPr>
                <w:noProof/>
                <w:lang w:val="it-IT" w:eastAsia="it-IT"/>
              </w:rPr>
            </w:rPrChange>
          </w:rPr>
          <w:lastRenderedPageBreak/>
          <w:drawing>
            <wp:inline distT="0" distB="0" distL="0" distR="0" wp14:anchorId="6891949F" wp14:editId="33FF744D">
              <wp:extent cx="5943600" cy="3820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on_example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ins>
    </w:p>
    <w:p w14:paraId="25999966" w14:textId="77777777" w:rsidR="00476CAF" w:rsidRDefault="00476CAF" w:rsidP="00476CAF">
      <w:pPr>
        <w:jc w:val="both"/>
        <w:rPr>
          <w:ins w:id="478" w:author="Rik Henson [2]" w:date="2019-07-01T15:16:00Z"/>
          <w:i/>
          <w:sz w:val="20"/>
          <w:szCs w:val="20"/>
        </w:rPr>
      </w:pPr>
      <w:ins w:id="479" w:author="Rik Henson [2]" w:date="2019-07-01T15:16:00Z">
        <w:r w:rsidRPr="003D6A21">
          <w:rPr>
            <w:b/>
          </w:rPr>
          <w:t xml:space="preserve">Figure </w:t>
        </w:r>
        <w:r>
          <w:rPr>
            <w:b/>
          </w:rPr>
          <w:t>6</w:t>
        </w:r>
        <w:r w:rsidRPr="003D6A21">
          <w:rPr>
            <w:b/>
          </w:rPr>
          <w:t>.</w:t>
        </w:r>
        <w:r>
          <w:rPr>
            <w:b/>
          </w:rPr>
          <w:t xml:space="preserve"> </w:t>
        </w:r>
        <w:r>
          <w:rPr>
            <w:i/>
            <w:sz w:val="20"/>
            <w:szCs w:val="20"/>
          </w:rPr>
          <w:t xml:space="preserve">Inconsistent linear MV mappings between the two </w:t>
        </w:r>
        <w:commentRangeStart w:id="480"/>
        <w:r>
          <w:rPr>
            <w:i/>
            <w:sz w:val="20"/>
            <w:szCs w:val="20"/>
          </w:rPr>
          <w:t>regions</w:t>
        </w:r>
        <w:commentRangeEnd w:id="480"/>
        <w:r>
          <w:rPr>
            <w:rStyle w:val="CommentReference"/>
          </w:rPr>
          <w:commentReference w:id="480"/>
        </w:r>
        <w:r>
          <w:rPr>
            <w:i/>
            <w:sz w:val="20"/>
            <w:szCs w:val="20"/>
          </w:rPr>
          <w:t xml:space="preserve"> cannot be detected by MVPD. In this example activity of each voxel in ROI2 is a weighted combination of activities of all voxels in ROI1 with some additive noise. Importantly the weights change for independent measurements, i.e. runs. This severely affects MVPD. However, RCA and </w:t>
        </w:r>
        <w:proofErr w:type="spellStart"/>
        <w:r>
          <w:rPr>
            <w:i/>
            <w:sz w:val="20"/>
            <w:szCs w:val="20"/>
          </w:rPr>
          <w:t>dCor</w:t>
        </w:r>
        <w:proofErr w:type="spellEnd"/>
        <w:r>
          <w:rPr>
            <w:i/>
            <w:sz w:val="20"/>
            <w:szCs w:val="20"/>
          </w:rPr>
          <w:t xml:space="preserve"> can detect these types of interactions. </w:t>
        </w:r>
      </w:ins>
    </w:p>
    <w:p w14:paraId="109EAA2F" w14:textId="77777777" w:rsidR="004A5097" w:rsidRDefault="004A5097" w:rsidP="009459D3">
      <w:pPr>
        <w:rPr>
          <w:b/>
        </w:rPr>
      </w:pPr>
    </w:p>
    <w:p w14:paraId="31F39588" w14:textId="77777777" w:rsidR="003C43B5" w:rsidRDefault="00BB199B" w:rsidP="006669DA">
      <w:pPr>
        <w:pStyle w:val="Heading3"/>
      </w:pPr>
      <w:del w:id="481" w:author="Rik Henson [2]" w:date="2019-06-29T11:23:00Z">
        <w:r w:rsidDel="00712109">
          <w:delText xml:space="preserve">Fifth </w:delText>
        </w:r>
      </w:del>
      <w:ins w:id="482" w:author="Rik Henson [2]" w:date="2019-06-29T11:23:00Z">
        <w:r w:rsidR="00712109">
          <w:t>E</w:t>
        </w:r>
      </w:ins>
      <w:del w:id="483" w:author="Rik Henson [2]" w:date="2019-06-29T11:23:00Z">
        <w:r w:rsidDel="00712109">
          <w:delText>e</w:delText>
        </w:r>
      </w:del>
      <w:r>
        <w:t>xample</w:t>
      </w:r>
      <w:ins w:id="484" w:author="Rik Henson [2]" w:date="2019-06-29T11:23:00Z">
        <w:r w:rsidR="00712109">
          <w:t xml:space="preserve"> </w:t>
        </w:r>
      </w:ins>
      <w:ins w:id="485" w:author="Rik Henson [2]" w:date="2019-07-01T15:20:00Z">
        <w:r w:rsidR="00476CAF">
          <w:t>7</w:t>
        </w:r>
      </w:ins>
      <w:r>
        <w:t xml:space="preserve">: </w:t>
      </w:r>
      <w:del w:id="486" w:author="Rik Henson [2]" w:date="2019-07-01T15:21:00Z">
        <w:r w:rsidR="004A5097" w:rsidDel="00476CAF">
          <w:delText>computing RC at the right level depends on the signal and noise variability</w:delText>
        </w:r>
      </w:del>
      <w:ins w:id="487" w:author="Rik Henson [2]" w:date="2019-07-01T15:21:00Z">
        <w:r w:rsidR="00476CAF">
          <w:t>Averaging across trials of same stimulus</w:t>
        </w:r>
      </w:ins>
    </w:p>
    <w:p w14:paraId="68BC4EAE" w14:textId="77777777" w:rsidR="00476CAF" w:rsidRDefault="00476CAF" w:rsidP="009459D3">
      <w:pPr>
        <w:rPr>
          <w:ins w:id="488" w:author="Rik Henson [2]" w:date="2019-07-01T15:35:00Z"/>
        </w:rPr>
      </w:pPr>
      <w:ins w:id="489" w:author="Rik Henson [2]" w:date="2019-07-01T15:21:00Z">
        <w:r>
          <w:t>Until now, we have considered each timepoint to be independent. If each timepoint represents a trial, then sometimes the same stimulus is repeated across multiple trials</w:t>
        </w:r>
      </w:ins>
      <w:ins w:id="490" w:author="Rik Henson [2]" w:date="2019-07-01T15:34:00Z">
        <w:r w:rsidR="00804CB0">
          <w:t>.</w:t>
        </w:r>
      </w:ins>
      <w:ins w:id="491" w:author="Rik Henson [2]" w:date="2019-07-01T15:35:00Z">
        <w:r w:rsidR="00804CB0">
          <w:t xml:space="preserve"> Figure 7</w:t>
        </w:r>
      </w:ins>
      <w:ins w:id="492" w:author="Rik Henson [2]" w:date="2019-07-01T15:37:00Z">
        <w:r w:rsidR="00804CB0">
          <w:t>A</w:t>
        </w:r>
      </w:ins>
      <w:ins w:id="493" w:author="Rik Henson [2]" w:date="2019-07-01T15:35:00Z">
        <w:r w:rsidR="00804CB0">
          <w:t xml:space="preserve"> shows results when each voxel within ROI1 is independent, together with </w:t>
        </w:r>
        <w:proofErr w:type="gramStart"/>
        <w:r w:rsidR="00804CB0">
          <w:t>an</w:t>
        </w:r>
        <w:proofErr w:type="gramEnd"/>
        <w:r w:rsidR="00804CB0">
          <w:t xml:space="preserve"> non-uniform mapping T (like in Example 3), ignoring the case that </w:t>
        </w:r>
      </w:ins>
      <w:ins w:id="494" w:author="Rik Henson [2]" w:date="2019-07-01T15:37:00Z">
        <w:r w:rsidR="00804CB0">
          <w:t xml:space="preserve">the 200 timepoints are 10 trials of each of 20 stimuli, </w:t>
        </w:r>
        <w:proofErr w:type="spellStart"/>
        <w:r w:rsidR="00804CB0">
          <w:t>ie</w:t>
        </w:r>
        <w:proofErr w:type="spellEnd"/>
        <w:r w:rsidR="00804CB0">
          <w:t xml:space="preserve"> some </w:t>
        </w:r>
      </w:ins>
      <w:ins w:id="495" w:author="Rik Henson [2]" w:date="2019-07-01T15:35:00Z">
        <w:r w:rsidR="00804CB0">
          <w:t xml:space="preserve">timepoints represent the same stimulus. The mean value of </w:t>
        </w:r>
      </w:ins>
      <w:ins w:id="496" w:author="Rik Henson [2]" w:date="2019-07-01T15:36:00Z">
        <w:r w:rsidR="00804CB0">
          <w:t>raw RCA is 0.70.</w:t>
        </w:r>
      </w:ins>
    </w:p>
    <w:p w14:paraId="1B2365F8" w14:textId="77777777" w:rsidR="00804CB0" w:rsidRDefault="00804CB0" w:rsidP="009459D3">
      <w:pPr>
        <w:rPr>
          <w:ins w:id="497" w:author="Rik Henson [2]" w:date="2019-07-01T15:35:00Z"/>
        </w:rPr>
      </w:pPr>
    </w:p>
    <w:p w14:paraId="380B9F21" w14:textId="77777777" w:rsidR="00804CB0" w:rsidRDefault="009668D3" w:rsidP="009459D3">
      <w:pPr>
        <w:rPr>
          <w:ins w:id="498" w:author="Rik Henson [2]" w:date="2019-07-01T15:21:00Z"/>
        </w:rPr>
      </w:pPr>
      <w:ins w:id="499" w:author="Rik Henson [2]" w:date="2019-07-01T15:45:00Z">
        <w:r>
          <w:rPr>
            <w:noProof/>
            <w:lang w:val="it-IT" w:eastAsia="it-IT"/>
          </w:rPr>
          <w:lastRenderedPageBreak/>
          <w:drawing>
            <wp:inline distT="0" distB="0" distL="0" distR="0" wp14:anchorId="6A1D6DF6" wp14:editId="061054DB">
              <wp:extent cx="5943600" cy="3820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vcon_example7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ins>
    </w:p>
    <w:p w14:paraId="30E48C22" w14:textId="77777777" w:rsidR="00804CB0" w:rsidRDefault="00804CB0" w:rsidP="00804CB0">
      <w:pPr>
        <w:jc w:val="both"/>
        <w:rPr>
          <w:ins w:id="500" w:author="Rik Henson [2]" w:date="2019-07-01T15:34:00Z"/>
          <w:i/>
          <w:sz w:val="20"/>
          <w:szCs w:val="20"/>
        </w:rPr>
      </w:pPr>
      <w:ins w:id="501" w:author="Rik Henson [2]" w:date="2019-07-01T15:34:00Z">
        <w:r w:rsidRPr="003D6A21">
          <w:rPr>
            <w:b/>
          </w:rPr>
          <w:t xml:space="preserve">Figure </w:t>
        </w:r>
        <w:r>
          <w:rPr>
            <w:b/>
          </w:rPr>
          <w:t>7</w:t>
        </w:r>
      </w:ins>
      <w:ins w:id="502" w:author="Rik Henson [2]" w:date="2019-07-01T15:37:00Z">
        <w:r>
          <w:rPr>
            <w:b/>
          </w:rPr>
          <w:t>A</w:t>
        </w:r>
      </w:ins>
      <w:ins w:id="503" w:author="Rik Henson [2]" w:date="2019-07-01T15:34:00Z">
        <w:r w:rsidRPr="003D6A21">
          <w:rPr>
            <w:b/>
          </w:rPr>
          <w:t>.</w:t>
        </w:r>
        <w:r>
          <w:rPr>
            <w:b/>
          </w:rPr>
          <w:t xml:space="preserve"> </w:t>
        </w:r>
        <w:r>
          <w:rPr>
            <w:i/>
            <w:sz w:val="20"/>
            <w:szCs w:val="20"/>
          </w:rPr>
          <w:t>No averaging</w:t>
        </w:r>
      </w:ins>
    </w:p>
    <w:p w14:paraId="4AE0B158" w14:textId="77777777" w:rsidR="00206D29" w:rsidRDefault="00804CB0" w:rsidP="00206D29">
      <w:pPr>
        <w:rPr>
          <w:ins w:id="504" w:author="Rik Henson [2]" w:date="2019-07-01T15:38:00Z"/>
        </w:rPr>
      </w:pPr>
      <w:ins w:id="505" w:author="Rik Henson [2]" w:date="2019-07-01T15:37:00Z">
        <w:r>
          <w:t xml:space="preserve">Figure 7B shows the results after </w:t>
        </w:r>
      </w:ins>
      <w:ins w:id="506" w:author="Rik Henson [2]" w:date="2019-07-01T15:38:00Z">
        <w:r w:rsidR="00206D29">
          <w:t xml:space="preserve">first </w:t>
        </w:r>
      </w:ins>
      <w:ins w:id="507" w:author="Rik Henson [2]" w:date="2019-07-01T15:37:00Z">
        <w:r>
          <w:t>averaging across all trials with the same stimulus</w:t>
        </w:r>
      </w:ins>
      <w:ins w:id="508" w:author="Rik Henson [2]" w:date="2019-07-01T15:38:00Z">
        <w:r w:rsidR="00206D29">
          <w:t xml:space="preserve"> (such that only 20 “timepoints”</w:t>
        </w:r>
      </w:ins>
      <w:ins w:id="509" w:author="Rik Henson [2]" w:date="2019-07-01T15:37:00Z">
        <w:r w:rsidR="00206D29">
          <w:t xml:space="preserve"> enter the estimation of connectivity. </w:t>
        </w:r>
      </w:ins>
      <w:commentRangeStart w:id="510"/>
      <w:ins w:id="511" w:author="Rik Henson [2]" w:date="2019-07-01T15:38:00Z">
        <w:r w:rsidR="00206D29">
          <w:t xml:space="preserve">The mean value of raw RCA is 0.90, </w:t>
        </w:r>
        <w:proofErr w:type="spellStart"/>
        <w:r w:rsidR="00206D29">
          <w:t>i.e</w:t>
        </w:r>
        <w:proofErr w:type="spellEnd"/>
        <w:r w:rsidR="00206D29">
          <w:t>, increased relative to Figure 7A.</w:t>
        </w:r>
      </w:ins>
      <w:commentRangeEnd w:id="510"/>
      <w:ins w:id="512" w:author="Rik Henson [2]" w:date="2019-07-01T15:46:00Z">
        <w:r w:rsidR="00206D29">
          <w:rPr>
            <w:rStyle w:val="CommentReference"/>
          </w:rPr>
          <w:commentReference w:id="510"/>
        </w:r>
      </w:ins>
      <w:ins w:id="513" w:author="Rik Henson [2]" w:date="2019-07-01T15:38:00Z">
        <w:r w:rsidR="00206D29">
          <w:t xml:space="preserve"> The reason for </w:t>
        </w:r>
        <w:commentRangeStart w:id="514"/>
        <w:commentRangeStart w:id="515"/>
        <w:r w:rsidR="00206D29">
          <w:t xml:space="preserve">this is that averaging reduces noise in the </w:t>
        </w:r>
        <w:proofErr w:type="spellStart"/>
        <w:r w:rsidR="00206D29">
          <w:t>voxelwise</w:t>
        </w:r>
        <w:proofErr w:type="spellEnd"/>
        <w:r w:rsidR="00206D29">
          <w:t xml:space="preserve"> pattern of each stimulus</w:t>
        </w:r>
      </w:ins>
      <w:ins w:id="516" w:author="Rik Henson [2]" w:date="2019-07-01T15:39:00Z">
        <w:r w:rsidR="00206D29">
          <w:t>….</w:t>
        </w:r>
        <w:commentRangeEnd w:id="514"/>
        <w:r w:rsidR="00206D29">
          <w:rPr>
            <w:rStyle w:val="CommentReference"/>
          </w:rPr>
          <w:commentReference w:id="514"/>
        </w:r>
      </w:ins>
      <w:commentRangeEnd w:id="515"/>
      <w:r w:rsidR="009B530A">
        <w:rPr>
          <w:rStyle w:val="CommentReference"/>
        </w:rPr>
        <w:commentReference w:id="515"/>
      </w:r>
    </w:p>
    <w:p w14:paraId="29005144" w14:textId="77777777" w:rsidR="00804CB0" w:rsidRDefault="00804CB0" w:rsidP="009459D3">
      <w:pPr>
        <w:rPr>
          <w:ins w:id="517" w:author="Rik Henson [2]" w:date="2019-07-01T15:34:00Z"/>
        </w:rPr>
      </w:pPr>
    </w:p>
    <w:p w14:paraId="0C3A5E72" w14:textId="77777777" w:rsidR="00F64B2B" w:rsidDel="00476CAF" w:rsidRDefault="009668D3">
      <w:pPr>
        <w:ind w:firstLine="720"/>
        <w:jc w:val="both"/>
        <w:rPr>
          <w:del w:id="518" w:author="Rik Henson [2]" w:date="2019-07-01T15:20:00Z"/>
        </w:rPr>
      </w:pPr>
      <w:ins w:id="519" w:author="Rik Henson [2]" w:date="2019-07-01T15:45:00Z">
        <w:r>
          <w:rPr>
            <w:noProof/>
            <w:lang w:val="it-IT" w:eastAsia="it-IT"/>
          </w:rPr>
          <w:lastRenderedPageBreak/>
          <w:drawing>
            <wp:inline distT="0" distB="0" distL="0" distR="0" wp14:anchorId="3B940AE8" wp14:editId="39734CB5">
              <wp:extent cx="5943600" cy="3820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on_example7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ins>
      <w:del w:id="520" w:author="Rik Henson [2]" w:date="2019-07-01T15:20:00Z">
        <w:r w:rsidR="004A5097" w:rsidDel="00476CAF">
          <w:delText>Representational connectivity can be computed at the time level (like dCor and MVPD), single-trial level, or experimental-condition level.</w:delText>
        </w:r>
      </w:del>
    </w:p>
    <w:p w14:paraId="3645EC7E" w14:textId="77777777" w:rsidR="004E2DDF" w:rsidDel="00476CAF" w:rsidRDefault="004E2DDF">
      <w:pPr>
        <w:ind w:firstLine="720"/>
        <w:jc w:val="both"/>
        <w:rPr>
          <w:del w:id="521" w:author="Rik Henson [2]" w:date="2019-07-01T15:20:00Z"/>
        </w:rPr>
      </w:pPr>
    </w:p>
    <w:p w14:paraId="338E76A4" w14:textId="77777777" w:rsidR="004A5097" w:rsidDel="00476CAF" w:rsidRDefault="009668D3" w:rsidP="004A5097">
      <w:pPr>
        <w:jc w:val="center"/>
        <w:rPr>
          <w:del w:id="522" w:author="Rik Henson [2]" w:date="2019-07-01T15:20:00Z"/>
        </w:rPr>
      </w:pPr>
      <w:del w:id="523" w:author="Rik Henson [2]" w:date="2019-07-01T15:20:00Z">
        <w:r>
          <w:rPr>
            <w:noProof/>
            <w:lang w:val="it-IT" w:eastAsia="it-IT"/>
          </w:rPr>
          <w:drawing>
            <wp:inline distT="0" distB="0" distL="0" distR="0" wp14:anchorId="1752A136" wp14:editId="57FF45D8">
              <wp:extent cx="3251835" cy="2383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294142" cy="2414648"/>
                      </a:xfrm>
                      <a:prstGeom prst="rect">
                        <a:avLst/>
                      </a:prstGeom>
                    </pic:spPr>
                  </pic:pic>
                </a:graphicData>
              </a:graphic>
            </wp:inline>
          </w:drawing>
        </w:r>
      </w:del>
    </w:p>
    <w:p w14:paraId="7B6A3563" w14:textId="77777777" w:rsidR="001D1B7F" w:rsidDel="00476CAF" w:rsidRDefault="001D1B7F" w:rsidP="001D1B7F">
      <w:pPr>
        <w:jc w:val="both"/>
        <w:rPr>
          <w:del w:id="524" w:author="Rik Henson [2]" w:date="2019-07-01T15:20:00Z"/>
          <w:i/>
          <w:sz w:val="20"/>
          <w:szCs w:val="20"/>
        </w:rPr>
      </w:pPr>
      <w:del w:id="525" w:author="Rik Henson [2]" w:date="2019-07-01T15:20:00Z">
        <w:r w:rsidRPr="003D6A21" w:rsidDel="00476CAF">
          <w:rPr>
            <w:b/>
          </w:rPr>
          <w:delText xml:space="preserve">Figure </w:delText>
        </w:r>
        <w:r w:rsidDel="00476CAF">
          <w:rPr>
            <w:b/>
          </w:rPr>
          <w:delText>5</w:delText>
        </w:r>
        <w:r w:rsidRPr="003D6A21" w:rsidDel="00476CAF">
          <w:rPr>
            <w:b/>
          </w:rPr>
          <w:delText>.</w:delText>
        </w:r>
        <w:r w:rsidDel="00476CAF">
          <w:rPr>
            <w:b/>
          </w:rPr>
          <w:delText xml:space="preserve"> </w:delText>
        </w:r>
        <w:r w:rsidDel="00476CAF">
          <w:rPr>
            <w:i/>
            <w:sz w:val="20"/>
            <w:szCs w:val="20"/>
          </w:rPr>
          <w:delText xml:space="preserve">Representational connectivity can be computed at 3 different levels. The strictest level would be when the time </w:delText>
        </w:r>
        <m:oMath>
          <m:r>
            <w:rPr>
              <w:rFonts w:ascii="Cambria Math" w:hAnsi="Cambria Math"/>
              <w:sz w:val="20"/>
              <w:szCs w:val="20"/>
            </w:rPr>
            <m:t>×</m:t>
          </m:r>
        </m:oMath>
        <w:r w:rsidDel="00476CAF">
          <w:rPr>
            <w:i/>
            <w:sz w:val="20"/>
            <w:szCs w:val="20"/>
          </w:rPr>
          <w:delText xml:space="preserve"> time RDMs are correlated. This is basically what distance correlation does (if Euclidean distances are use</w:delText>
        </w:r>
        <w:r w:rsidR="00B02C12" w:rsidDel="00476CAF">
          <w:rPr>
            <w:i/>
            <w:sz w:val="20"/>
            <w:szCs w:val="20"/>
          </w:rPr>
          <w:delText>d for computing dissimilarities</w:delText>
        </w:r>
        <w:r w:rsidDel="00476CAF">
          <w:rPr>
            <w:i/>
            <w:sz w:val="20"/>
            <w:szCs w:val="20"/>
          </w:rPr>
          <w:delText>)</w:delText>
        </w:r>
        <w:r w:rsidR="00B02C12" w:rsidDel="00476CAF">
          <w:rPr>
            <w:i/>
            <w:sz w:val="20"/>
            <w:szCs w:val="20"/>
          </w:rPr>
          <w:delText xml:space="preserve">. RC could also be computed from correlating trial </w:delText>
        </w:r>
        <m:oMath>
          <m:r>
            <w:rPr>
              <w:rFonts w:ascii="Cambria Math" w:hAnsi="Cambria Math"/>
              <w:sz w:val="20"/>
              <w:szCs w:val="20"/>
            </w:rPr>
            <m:t>×</m:t>
          </m:r>
        </m:oMath>
        <w:r w:rsidR="00B02C12" w:rsidDel="00476CAF">
          <w:rPr>
            <w:i/>
            <w:sz w:val="20"/>
            <w:szCs w:val="20"/>
          </w:rPr>
          <w:delText xml:space="preserve"> trial RDMs. In this case multiple time points, e.g. scans are averaged in each voxel to obtain the activity patterns. Finally, one could compute RC at the experimental condition level. This would be different from RC at the tri</w:delText>
        </w:r>
        <w:r w:rsidR="0043135B" w:rsidDel="00476CAF">
          <w:rPr>
            <w:i/>
            <w:sz w:val="20"/>
            <w:szCs w:val="20"/>
          </w:rPr>
          <w:delText>a</w:delText>
        </w:r>
        <w:r w:rsidR="00B02C12" w:rsidDel="00476CAF">
          <w:rPr>
            <w:i/>
            <w:sz w:val="20"/>
            <w:szCs w:val="20"/>
          </w:rPr>
          <w:delText xml:space="preserve">l level only if there are multiple instances (repetitions) of each experimental condition. Computing RC from the pooled data can reduce the impact of noise but can also be blind to meaningful differences between the two regions.  </w:delText>
        </w:r>
        <w:r w:rsidDel="00476CAF">
          <w:rPr>
            <w:i/>
            <w:sz w:val="20"/>
            <w:szCs w:val="20"/>
          </w:rPr>
          <w:delText xml:space="preserve">  </w:delText>
        </w:r>
      </w:del>
    </w:p>
    <w:p w14:paraId="348EFF91" w14:textId="77777777" w:rsidR="001D1B7F" w:rsidDel="00476CAF" w:rsidRDefault="001D1B7F" w:rsidP="004A5097">
      <w:pPr>
        <w:jc w:val="center"/>
        <w:rPr>
          <w:del w:id="526" w:author="Rik Henson [2]" w:date="2019-07-01T15:21:00Z"/>
        </w:rPr>
      </w:pPr>
    </w:p>
    <w:p w14:paraId="6CEF2707" w14:textId="77777777" w:rsidR="00F64B2B" w:rsidDel="00476CAF" w:rsidRDefault="004A5097">
      <w:pPr>
        <w:ind w:firstLine="720"/>
        <w:jc w:val="both"/>
        <w:rPr>
          <w:del w:id="527" w:author="Rik Henson [2]" w:date="2019-07-01T15:21:00Z"/>
        </w:rPr>
      </w:pPr>
      <w:del w:id="528" w:author="Rik Henson [2]" w:date="2019-07-01T15:21:00Z">
        <w:r w:rsidDel="00476CAF">
          <w:delText>At first it seems that there is a degree of freedom in choosing the level at which RC should be computed. However, here we argue that computing the RC at an inappropriate level can give rise to false positive or false negatives.</w:delText>
        </w:r>
        <w:r w:rsidR="00C85F2E" w:rsidDel="00476CAF">
          <w:delText xml:space="preserve"> </w:delText>
        </w:r>
        <w:r w:rsidR="00052D75" w:rsidDel="00476CAF">
          <w:delText xml:space="preserve">For example, consider a case where there is true signal variability in the higher level </w:delText>
        </w:r>
        <w:r w:rsidR="00243D3C" w:rsidDel="00476CAF">
          <w:delText>(e.g. time compared to trial or condition, trial compared to condition). Then the pooling can mask the signal variability and increase RC for two otherwise different MV</w:delText>
        </w:r>
        <w:r w:rsidR="0043135B" w:rsidDel="00476CAF">
          <w:delText>-</w:delText>
        </w:r>
        <w:r w:rsidR="00243D3C" w:rsidDel="00476CAF">
          <w:delText xml:space="preserve">response patterns. In that case, RC at a </w:delText>
        </w:r>
        <w:r w:rsidR="00243D3C" w:rsidDel="00476CAF">
          <w:rPr>
            <w:i/>
          </w:rPr>
          <w:delText xml:space="preserve">stricter level </w:delText>
        </w:r>
        <w:r w:rsidR="00243D3C" w:rsidDel="00476CAF">
          <w:delText>would be preferred. On the contrary, if there is independent noise, then poling can help increase the sensitivity of RC by reducing the impact of noise. In that case</w:delText>
        </w:r>
        <w:r w:rsidR="0043135B" w:rsidDel="00476CAF">
          <w:delText>,</w:delText>
        </w:r>
        <w:r w:rsidR="00243D3C" w:rsidDel="00476CAF">
          <w:delText xml:space="preserve"> RC at a </w:delText>
        </w:r>
        <w:r w:rsidR="00243D3C" w:rsidDel="00476CAF">
          <w:rPr>
            <w:i/>
          </w:rPr>
          <w:delText xml:space="preserve">stricter </w:delText>
        </w:r>
        <w:r w:rsidR="00243D3C" w:rsidDel="00476CAF">
          <w:delText xml:space="preserve">level would be low due to noise but pooling can help in detecting the multivariate relationship. </w:delText>
        </w:r>
      </w:del>
    </w:p>
    <w:p w14:paraId="2DB93114" w14:textId="77777777" w:rsidR="001D1B7F" w:rsidDel="00476CAF" w:rsidRDefault="00243D3C" w:rsidP="004E2DDF">
      <w:pPr>
        <w:ind w:firstLine="720"/>
        <w:jc w:val="both"/>
        <w:rPr>
          <w:del w:id="529" w:author="Rik Henson [2]" w:date="2019-07-01T15:21:00Z"/>
        </w:rPr>
      </w:pPr>
      <w:del w:id="530" w:author="Rik Henson [2]" w:date="2019-07-01T15:21:00Z">
        <w:r w:rsidDel="00476CAF">
          <w:delText>Therefore, choosing the level of representational connectivity analysis would depend on the signal and noise characteristics.</w:delText>
        </w:r>
      </w:del>
    </w:p>
    <w:p w14:paraId="349C97B8" w14:textId="77777777" w:rsidR="004A5097" w:rsidRDefault="009668D3" w:rsidP="009459D3">
      <w:pPr>
        <w:rPr>
          <w:b/>
        </w:rPr>
      </w:pPr>
      <w:del w:id="531" w:author="Rik Henson [2]" w:date="2019-06-29T11:24:00Z">
        <w:r>
          <w:rPr>
            <w:b/>
            <w:noProof/>
            <w:lang w:val="it-IT" w:eastAsia="it-IT"/>
            <w:rPrChange w:id="532">
              <w:rPr>
                <w:noProof/>
                <w:lang w:val="it-IT" w:eastAsia="it-IT"/>
              </w:rPr>
            </w:rPrChange>
          </w:rPr>
          <w:drawing>
            <wp:inline distT="0" distB="0" distL="0" distR="0" wp14:anchorId="77275644" wp14:editId="3B257700">
              <wp:extent cx="5943600" cy="2443480"/>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443480"/>
                      </a:xfrm>
                      <a:prstGeom prst="rect">
                        <a:avLst/>
                      </a:prstGeom>
                    </pic:spPr>
                  </pic:pic>
                </a:graphicData>
              </a:graphic>
            </wp:inline>
          </w:drawing>
        </w:r>
      </w:del>
    </w:p>
    <w:p w14:paraId="7675444F" w14:textId="77777777" w:rsidR="00B02C12" w:rsidRDefault="00B02C12" w:rsidP="00B02C12">
      <w:pPr>
        <w:jc w:val="both"/>
        <w:rPr>
          <w:i/>
          <w:sz w:val="20"/>
          <w:szCs w:val="20"/>
        </w:rPr>
      </w:pPr>
      <w:r w:rsidRPr="003D6A21">
        <w:rPr>
          <w:b/>
        </w:rPr>
        <w:t xml:space="preserve">Figure </w:t>
      </w:r>
      <w:del w:id="533" w:author="Rik Henson [2]" w:date="2019-07-01T15:21:00Z">
        <w:r w:rsidDel="00476CAF">
          <w:rPr>
            <w:b/>
          </w:rPr>
          <w:delText>6</w:delText>
        </w:r>
      </w:del>
      <w:ins w:id="534" w:author="Rik Henson [2]" w:date="2019-07-01T15:21:00Z">
        <w:r w:rsidR="00476CAF">
          <w:rPr>
            <w:b/>
          </w:rPr>
          <w:t>7</w:t>
        </w:r>
      </w:ins>
      <w:ins w:id="535" w:author="Rik Henson [2]" w:date="2019-07-01T15:34:00Z">
        <w:r w:rsidR="00804CB0">
          <w:rPr>
            <w:b/>
          </w:rPr>
          <w:t>B</w:t>
        </w:r>
      </w:ins>
      <w:r w:rsidRPr="003D6A21">
        <w:rPr>
          <w:b/>
        </w:rPr>
        <w:t>.</w:t>
      </w:r>
      <w:r>
        <w:rPr>
          <w:b/>
        </w:rPr>
        <w:t xml:space="preserve"> </w:t>
      </w:r>
      <w:del w:id="536" w:author="Rik Henson [2]" w:date="2019-07-01T15:34:00Z">
        <w:r w:rsidDel="00804CB0">
          <w:rPr>
            <w:i/>
            <w:sz w:val="20"/>
            <w:szCs w:val="20"/>
          </w:rPr>
          <w:delText xml:space="preserve">The figure depicts a case in which pooling can help in reducing the impact of noise for quantifying MV connectivity. The two figures on the left show the activity patterns for different voxels and different trials (dashed grey) and the trial-averaged activity </w:delText>
        </w:r>
        <w:commentRangeStart w:id="537"/>
        <w:r w:rsidDel="00804CB0">
          <w:rPr>
            <w:i/>
            <w:sz w:val="20"/>
            <w:szCs w:val="20"/>
          </w:rPr>
          <w:delText>patterns</w:delText>
        </w:r>
        <w:commentRangeEnd w:id="537"/>
        <w:r w:rsidR="00476CAF" w:rsidDel="00804CB0">
          <w:rPr>
            <w:rStyle w:val="CommentReference"/>
          </w:rPr>
          <w:commentReference w:id="537"/>
        </w:r>
        <w:r w:rsidDel="00804CB0">
          <w:rPr>
            <w:i/>
            <w:sz w:val="20"/>
            <w:szCs w:val="20"/>
          </w:rPr>
          <w:delText xml:space="preserve"> (pastel read). The bar graph gives the values </w:delText>
        </w:r>
        <w:r w:rsidR="005B4EF9" w:rsidDel="00804CB0">
          <w:rPr>
            <w:i/>
            <w:sz w:val="20"/>
            <w:szCs w:val="20"/>
          </w:rPr>
          <w:delText>for RC at the single trial level or condition level. Here, computing RC at the trial level would be more appropriate, however, if the dashed grey curves correspond to true signal variability, then RC at the condition level can lead to a false conclusion.</w:delText>
        </w:r>
      </w:del>
      <w:ins w:id="538" w:author="Rik Henson [2]" w:date="2019-07-01T15:34:00Z">
        <w:r w:rsidR="00804CB0">
          <w:rPr>
            <w:i/>
            <w:sz w:val="20"/>
            <w:szCs w:val="20"/>
          </w:rPr>
          <w:t>Averaging first</w:t>
        </w:r>
      </w:ins>
    </w:p>
    <w:p w14:paraId="0BCA7C12" w14:textId="77777777" w:rsidR="00B02C12" w:rsidRDefault="00B02C12" w:rsidP="009459D3">
      <w:pPr>
        <w:rPr>
          <w:b/>
        </w:rPr>
      </w:pPr>
    </w:p>
    <w:p w14:paraId="72066B45" w14:textId="77777777" w:rsidR="002B5B6F" w:rsidRDefault="002B5B6F" w:rsidP="009459D3">
      <w:pPr>
        <w:rPr>
          <w:b/>
        </w:rPr>
      </w:pPr>
    </w:p>
    <w:p w14:paraId="7B4E20C3" w14:textId="77777777" w:rsidR="00BB199B" w:rsidRPr="005807DE" w:rsidRDefault="00BB199B" w:rsidP="009459D3">
      <w:pPr>
        <w:rPr>
          <w:b/>
        </w:rPr>
      </w:pPr>
    </w:p>
    <w:p w14:paraId="7F4BCBDA" w14:textId="77777777" w:rsidR="003C43B5" w:rsidRPr="005807DE" w:rsidRDefault="003C43B5" w:rsidP="005807DE"/>
    <w:sectPr w:rsidR="003C43B5" w:rsidRPr="005807DE" w:rsidSect="0052598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icrosoft Office User" w:date="2019-07-04T16:17:00Z" w:initials="MOU">
    <w:p w14:paraId="5E6FEE88" w14:textId="77777777" w:rsidR="005154DC" w:rsidRDefault="005154DC">
      <w:pPr>
        <w:pStyle w:val="CommentText"/>
      </w:pPr>
      <w:r>
        <w:rPr>
          <w:rStyle w:val="CommentReference"/>
        </w:rPr>
        <w:annotationRef/>
      </w:r>
      <w:r>
        <w:t>I think if we want to consider the linear/nonlinear distinction, then RCA would also be nonlinear, right?</w:t>
      </w:r>
      <w:r>
        <w:br/>
        <w:t xml:space="preserve">perhaps we can group the </w:t>
      </w:r>
      <w:proofErr w:type="spellStart"/>
      <w:r>
        <w:t>dCor</w:t>
      </w:r>
      <w:proofErr w:type="spellEnd"/>
      <w:r>
        <w:t xml:space="preserve"> and RC into “distance-</w:t>
      </w:r>
      <w:proofErr w:type="spellStart"/>
      <w:proofErr w:type="gramStart"/>
      <w:r>
        <w:t>based”metrics</w:t>
      </w:r>
      <w:proofErr w:type="spellEnd"/>
      <w:proofErr w:type="gramEnd"/>
      <w:r>
        <w:t>, to make this clear</w:t>
      </w:r>
    </w:p>
  </w:comment>
  <w:comment w:id="6" w:author="AlessioB" w:date="2019-07-05T17:34:00Z" w:initials="A">
    <w:p w14:paraId="071EB4C5" w14:textId="77777777" w:rsidR="009668D3" w:rsidRDefault="009668D3">
      <w:pPr>
        <w:pStyle w:val="CommentText"/>
      </w:pPr>
      <w:r>
        <w:rPr>
          <w:rStyle w:val="CommentReference"/>
        </w:rPr>
        <w:annotationRef/>
      </w:r>
      <w:r>
        <w:t>Yes, you are right RCA is non-linear as a method. What I meant is that it should (in principle) be able to catch only the linear interactions. Since we will describe the metrics in the previous section, here we can just skip this first sentences and start with “Worked examples” AB</w:t>
      </w:r>
    </w:p>
  </w:comment>
  <w:comment w:id="2" w:author="Rik Henson [2]" w:date="2019-07-01T09:55:00Z" w:initials="RH">
    <w:p w14:paraId="4009A97B" w14:textId="77777777" w:rsidR="00334EC7" w:rsidRDefault="00334EC7">
      <w:pPr>
        <w:pStyle w:val="CommentText"/>
      </w:pPr>
      <w:r>
        <w:rPr>
          <w:rStyle w:val="CommentReference"/>
        </w:rPr>
        <w:annotationRef/>
      </w:r>
      <w:r>
        <w:t xml:space="preserve">Need to write initial sections with background and </w:t>
      </w:r>
      <w:proofErr w:type="spellStart"/>
      <w:r>
        <w:t>defniitions</w:t>
      </w:r>
      <w:proofErr w:type="spellEnd"/>
      <w:r>
        <w:t xml:space="preserve"> of metrics </w:t>
      </w:r>
    </w:p>
  </w:comment>
  <w:comment w:id="3" w:author="AlessioB" w:date="2019-07-05T17:34:00Z" w:initials="A">
    <w:p w14:paraId="4DB7AB33" w14:textId="77777777" w:rsidR="009668D3" w:rsidRDefault="009668D3">
      <w:pPr>
        <w:pStyle w:val="CommentText"/>
      </w:pPr>
      <w:r>
        <w:rPr>
          <w:rStyle w:val="CommentReference"/>
        </w:rPr>
        <w:annotationRef/>
      </w:r>
      <w:r>
        <w:t>Yes, this will be the first thing that I will do after July 12. AB</w:t>
      </w:r>
    </w:p>
  </w:comment>
  <w:comment w:id="9" w:author="Rik Henson [2]" w:date="2019-07-01T15:25:00Z" w:initials="RH">
    <w:p w14:paraId="1A2FA35D" w14:textId="77777777" w:rsidR="00290307" w:rsidRDefault="00290307">
      <w:pPr>
        <w:pStyle w:val="CommentText"/>
      </w:pPr>
      <w:r>
        <w:rPr>
          <w:rStyle w:val="CommentReference"/>
        </w:rPr>
        <w:annotationRef/>
      </w:r>
      <w:r>
        <w:t>In fact, this is related to what we’ve lost from my original talk slides – illustrating timepoints in a voxel-by-voxel space – can we try to introduce this type of visualization to help?</w:t>
      </w:r>
    </w:p>
  </w:comment>
  <w:comment w:id="74" w:author="Rik Henson [2]" w:date="2019-06-29T10:33:00Z" w:initials="RH">
    <w:p w14:paraId="309AE67A" w14:textId="77777777" w:rsidR="00413B52" w:rsidRDefault="00413B52">
      <w:pPr>
        <w:pStyle w:val="CommentText"/>
      </w:pPr>
      <w:r>
        <w:rPr>
          <w:rStyle w:val="CommentReference"/>
        </w:rPr>
        <w:annotationRef/>
      </w:r>
      <w:r>
        <w:t>We should rename “Noise” in code to match sigma. In fact, we should ensure all variables named same way (</w:t>
      </w:r>
      <w:proofErr w:type="spellStart"/>
      <w:r>
        <w:t>eg</w:t>
      </w:r>
      <w:proofErr w:type="spellEnd"/>
      <w:r>
        <w:t xml:space="preserve"> Y and X rather than </w:t>
      </w:r>
      <w:proofErr w:type="spellStart"/>
      <w:r>
        <w:t>Ya</w:t>
      </w:r>
      <w:proofErr w:type="spellEnd"/>
      <w:r>
        <w:t xml:space="preserve"> and </w:t>
      </w:r>
      <w:proofErr w:type="spellStart"/>
      <w:r>
        <w:t>Yb</w:t>
      </w:r>
      <w:proofErr w:type="spellEnd"/>
      <w:r>
        <w:t xml:space="preserve">, </w:t>
      </w:r>
      <w:proofErr w:type="spellStart"/>
      <w:r>
        <w:t>etc</w:t>
      </w:r>
      <w:proofErr w:type="spellEnd"/>
      <w:r>
        <w:t xml:space="preserve">?). Ideally wouldn’t use N for noise and for number of voxels, </w:t>
      </w:r>
      <w:proofErr w:type="spellStart"/>
      <w:r>
        <w:t>etc</w:t>
      </w:r>
      <w:proofErr w:type="spellEnd"/>
    </w:p>
  </w:comment>
  <w:comment w:id="101" w:author="Rik Henson [2]" w:date="2019-06-29T10:48:00Z" w:initials="RH">
    <w:p w14:paraId="418898EF" w14:textId="77777777" w:rsidR="00C320CF" w:rsidRDefault="00C320CF">
      <w:pPr>
        <w:pStyle w:val="CommentText"/>
      </w:pPr>
      <w:r>
        <w:rPr>
          <w:rStyle w:val="CommentReference"/>
        </w:rPr>
        <w:annotationRef/>
      </w:r>
      <w:r>
        <w:t xml:space="preserve">We don’t actually add noise to </w:t>
      </w:r>
      <w:proofErr w:type="spellStart"/>
      <w:r>
        <w:t>Ya</w:t>
      </w:r>
      <w:proofErr w:type="spellEnd"/>
      <w:r>
        <w:t xml:space="preserve"> until Example 7 – perhaps we should throughout all examples?</w:t>
      </w:r>
      <w:r w:rsidR="00415778">
        <w:t xml:space="preserve"> Although as long as off-diagonal terms in C are not 1, there will always be some portion of independent noise between voxels in ROI1.</w:t>
      </w:r>
    </w:p>
  </w:comment>
  <w:comment w:id="102" w:author="AlessioB" w:date="2019-07-05T17:35:00Z" w:initials="A">
    <w:p w14:paraId="305FCEA9" w14:textId="77777777" w:rsidR="009668D3" w:rsidRDefault="009668D3">
      <w:pPr>
        <w:pStyle w:val="CommentText"/>
      </w:pPr>
      <w:r>
        <w:rPr>
          <w:rStyle w:val="CommentReference"/>
        </w:rPr>
        <w:annotationRef/>
      </w:r>
      <w:r>
        <w:t>Do you mean that we should add the noise also to the other? Ok. AB</w:t>
      </w:r>
    </w:p>
  </w:comment>
  <w:comment w:id="103" w:author="Microsoft Office User" w:date="2019-07-04T16:23:00Z" w:initials="MOU">
    <w:p w14:paraId="6687E7F5" w14:textId="77777777" w:rsidR="005154DC" w:rsidRDefault="005154DC">
      <w:pPr>
        <w:pStyle w:val="CommentText"/>
      </w:pPr>
      <w:r>
        <w:rPr>
          <w:rStyle w:val="CommentReference"/>
        </w:rPr>
        <w:annotationRef/>
      </w:r>
      <w:r>
        <w:t xml:space="preserve">I think we can refer to this point at the end. </w:t>
      </w:r>
    </w:p>
    <w:p w14:paraId="06DA958C" w14:textId="77777777" w:rsidR="00D96164" w:rsidRDefault="00D96164">
      <w:pPr>
        <w:pStyle w:val="CommentText"/>
      </w:pPr>
      <w:r>
        <w:t>We can then also mention that UV measures are more sensitive to accurate ROI definitions e.g. if one wants to do parcel-parcel connectomes, inaccurate parcellation can be a problem in the sense that inhomogeneity affects UV measures more than MV measures.</w:t>
      </w:r>
    </w:p>
  </w:comment>
  <w:comment w:id="143" w:author="Rik Henson [2]" w:date="2019-06-29T10:50:00Z" w:initials="RH">
    <w:p w14:paraId="0AA7D2C9" w14:textId="77777777" w:rsidR="00C320CF" w:rsidRDefault="00C320CF">
      <w:pPr>
        <w:pStyle w:val="CommentText"/>
      </w:pPr>
      <w:r>
        <w:rPr>
          <w:rStyle w:val="CommentReference"/>
        </w:rPr>
        <w:annotationRef/>
      </w:r>
      <w:r>
        <w:t xml:space="preserve">Is there a more precise word for this – </w:t>
      </w:r>
      <w:proofErr w:type="spellStart"/>
      <w:r>
        <w:t>ie</w:t>
      </w:r>
      <w:proofErr w:type="spellEnd"/>
      <w:r>
        <w:t xml:space="preserve"> properties of T to mean that univariate connectivity sufficient (whenever C means voxels correlated)?</w:t>
      </w:r>
    </w:p>
  </w:comment>
  <w:comment w:id="144" w:author="Microsoft Office User" w:date="2019-07-04T16:28:00Z" w:initials="MOU">
    <w:p w14:paraId="634E21F7" w14:textId="77777777" w:rsidR="00D96164" w:rsidRDefault="00D96164">
      <w:pPr>
        <w:pStyle w:val="CommentText"/>
      </w:pPr>
      <w:r>
        <w:rPr>
          <w:rStyle w:val="CommentReference"/>
        </w:rPr>
        <w:annotationRef/>
      </w:r>
      <w:r>
        <w:t>Homogenous?</w:t>
      </w:r>
    </w:p>
  </w:comment>
  <w:comment w:id="145" w:author="AlessioB" w:date="2019-07-05T17:35:00Z" w:initials="A">
    <w:p w14:paraId="4779DC5E" w14:textId="77777777" w:rsidR="009668D3" w:rsidRDefault="009668D3">
      <w:pPr>
        <w:pStyle w:val="CommentText"/>
      </w:pPr>
      <w:r>
        <w:rPr>
          <w:rStyle w:val="CommentReference"/>
        </w:rPr>
        <w:annotationRef/>
      </w:r>
      <w:r>
        <w:t>Although in mathematics both uniform and homogenous have different meanings, we can here use one of those two terms anyway. AB</w:t>
      </w:r>
    </w:p>
  </w:comment>
  <w:comment w:id="164" w:author="Microsoft Office User" w:date="2019-07-04T16:30:00Z" w:initials="MOU">
    <w:p w14:paraId="2907E19C" w14:textId="77777777" w:rsidR="00D96164" w:rsidRDefault="00D96164" w:rsidP="00D96164">
      <w:pPr>
        <w:pStyle w:val="CommentText"/>
        <w:numPr>
          <w:ilvl w:val="0"/>
          <w:numId w:val="1"/>
        </w:numPr>
      </w:pPr>
      <w:r>
        <w:rPr>
          <w:rStyle w:val="CommentReference"/>
        </w:rPr>
        <w:annotationRef/>
      </w:r>
      <w:r>
        <w:t xml:space="preserve">To me this is vague. Or we are going to explain details in a methods section? </w:t>
      </w:r>
    </w:p>
    <w:p w14:paraId="2E66E0E2" w14:textId="77777777" w:rsidR="00D96164" w:rsidRDefault="00D96164" w:rsidP="00D96164">
      <w:pPr>
        <w:pStyle w:val="CommentText"/>
        <w:numPr>
          <w:ilvl w:val="0"/>
          <w:numId w:val="1"/>
        </w:numPr>
      </w:pPr>
      <w:r>
        <w:t xml:space="preserve"> </w:t>
      </w:r>
      <w:proofErr w:type="gramStart"/>
      <w:r>
        <w:t>Actually</w:t>
      </w:r>
      <w:proofErr w:type="gramEnd"/>
      <w:r>
        <w:t xml:space="preserve"> we are not adding the resulting uncertainty now, we get the std of the baseline-corrected measures</w:t>
      </w:r>
    </w:p>
  </w:comment>
  <w:comment w:id="183" w:author="Rik Henson [2]" w:date="2019-07-01T14:23:00Z" w:initials="RH">
    <w:p w14:paraId="3BCE1552" w14:textId="77777777" w:rsidR="006669DA" w:rsidRDefault="006669DA">
      <w:pPr>
        <w:pStyle w:val="CommentText"/>
      </w:pPr>
      <w:r>
        <w:rPr>
          <w:rStyle w:val="CommentReference"/>
        </w:rPr>
        <w:annotationRef/>
      </w:r>
      <w:r>
        <w:t>If expressed as mean divided by spread (</w:t>
      </w:r>
      <w:proofErr w:type="spellStart"/>
      <w:r>
        <w:t>ie</w:t>
      </w:r>
      <w:proofErr w:type="spellEnd"/>
      <w:r>
        <w:t xml:space="preserve"> Z-score), normalized </w:t>
      </w:r>
      <w:proofErr w:type="spellStart"/>
      <w:r>
        <w:t>dCor</w:t>
      </w:r>
      <w:proofErr w:type="spellEnd"/>
      <w:r>
        <w:t xml:space="preserve"> may even be better than “normalized” Pearson (</w:t>
      </w:r>
      <w:proofErr w:type="spellStart"/>
      <w:r>
        <w:t>ie</w:t>
      </w:r>
      <w:proofErr w:type="spellEnd"/>
      <w:r>
        <w:t xml:space="preserve"> </w:t>
      </w:r>
      <w:proofErr w:type="spellStart"/>
      <w:r>
        <w:t>dCor</w:t>
      </w:r>
      <w:proofErr w:type="spellEnd"/>
      <w:r>
        <w:t xml:space="preserve"> has lower spread than Pearson in normalized plot)! However, one could argue that no need to normalize Pearson by permutation tests (since expected value = 0 for uncorrelated data), in which case Pearson is better. Any better ideas how to explain this?</w:t>
      </w:r>
    </w:p>
  </w:comment>
  <w:comment w:id="184" w:author="Microsoft Office User" w:date="2019-07-04T16:38:00Z" w:initials="MOU">
    <w:p w14:paraId="6C14AEBF" w14:textId="77777777" w:rsidR="004375CD" w:rsidRDefault="004375CD">
      <w:pPr>
        <w:pStyle w:val="CommentText"/>
      </w:pPr>
      <w:r>
        <w:rPr>
          <w:rStyle w:val="CommentReference"/>
        </w:rPr>
        <w:annotationRef/>
      </w:r>
      <w:r>
        <w:t xml:space="preserve">I’ll try more permutations to see if </w:t>
      </w:r>
      <w:proofErr w:type="gramStart"/>
      <w:r>
        <w:t>this changes</w:t>
      </w:r>
      <w:proofErr w:type="gramEnd"/>
      <w:r>
        <w:t xml:space="preserve">, but generally we expect UV methods to do better here. I’m surprised how the UV </w:t>
      </w:r>
      <w:proofErr w:type="spellStart"/>
      <w:r>
        <w:t>dcor</w:t>
      </w:r>
      <w:proofErr w:type="spellEnd"/>
      <w:r>
        <w:t xml:space="preserve"> is also lower than MV </w:t>
      </w:r>
      <w:proofErr w:type="spellStart"/>
      <w:r>
        <w:t>dcor</w:t>
      </w:r>
      <w:proofErr w:type="spellEnd"/>
      <w:r>
        <w:t xml:space="preserve">! </w:t>
      </w:r>
    </w:p>
  </w:comment>
  <w:comment w:id="185" w:author="AlessioB" w:date="2019-07-05T17:35:00Z" w:initials="A">
    <w:p w14:paraId="7080CBEC" w14:textId="77777777" w:rsidR="009668D3" w:rsidRDefault="009668D3">
      <w:pPr>
        <w:pStyle w:val="CommentText"/>
      </w:pPr>
      <w:r>
        <w:rPr>
          <w:rStyle w:val="CommentReference"/>
        </w:rPr>
        <w:annotationRef/>
      </w:r>
      <w:r>
        <w:t>Ok, let us remove the UV-</w:t>
      </w:r>
      <w:proofErr w:type="spellStart"/>
      <w:r>
        <w:t>dCor</w:t>
      </w:r>
      <w:proofErr w:type="spellEnd"/>
      <w:r>
        <w:t xml:space="preserve"> and leave only the FC and FC-PC. AB</w:t>
      </w:r>
    </w:p>
  </w:comment>
  <w:comment w:id="214" w:author="Rik Henson [2]" w:date="2019-07-01T15:28:00Z" w:initials="RH">
    <w:p w14:paraId="181C045D" w14:textId="77777777" w:rsidR="000A2925" w:rsidRDefault="000A2925">
      <w:pPr>
        <w:pStyle w:val="CommentText"/>
      </w:pPr>
      <w:r>
        <w:rPr>
          <w:rStyle w:val="CommentReference"/>
        </w:rPr>
        <w:annotationRef/>
      </w:r>
      <w:r>
        <w:t xml:space="preserve">(In final version, we need to recreate figures using exactly the same random seed, </w:t>
      </w:r>
      <w:proofErr w:type="spellStart"/>
      <w:r>
        <w:t>ie</w:t>
      </w:r>
      <w:proofErr w:type="spellEnd"/>
      <w:r>
        <w:t xml:space="preserve"> by running </w:t>
      </w:r>
      <w:proofErr w:type="spellStart"/>
      <w:r>
        <w:t>demo.m</w:t>
      </w:r>
      <w:proofErr w:type="spellEnd"/>
      <w:r>
        <w:t xml:space="preserve"> from start to finish – at the moment, I re-ran various bits of it….</w:t>
      </w:r>
    </w:p>
  </w:comment>
  <w:comment w:id="218" w:author="Rik Henson [2]" w:date="2019-06-29T11:22:00Z" w:initials="RH">
    <w:p w14:paraId="05E01F5B" w14:textId="77777777" w:rsidR="00712109" w:rsidRDefault="00712109">
      <w:pPr>
        <w:pStyle w:val="CommentText"/>
      </w:pPr>
      <w:r>
        <w:rPr>
          <w:rStyle w:val="CommentReference"/>
        </w:rPr>
        <w:annotationRef/>
      </w:r>
      <w:r>
        <w:t>Not updated</w:t>
      </w:r>
      <w:r w:rsidR="009877AC">
        <w:t xml:space="preserve"> any legends</w:t>
      </w:r>
      <w:r>
        <w:t xml:space="preserve"> yet</w:t>
      </w:r>
    </w:p>
  </w:comment>
  <w:comment w:id="255" w:author="Rik Henson [2]" w:date="2019-07-01T14:29:00Z" w:initials="RH">
    <w:p w14:paraId="021FA90C" w14:textId="77777777" w:rsidR="00415778" w:rsidRDefault="00415778">
      <w:pPr>
        <w:pStyle w:val="CommentText"/>
      </w:pPr>
      <w:r>
        <w:rPr>
          <w:rStyle w:val="CommentReference"/>
        </w:rPr>
        <w:annotationRef/>
      </w:r>
      <w:r>
        <w:t>Are we being unfair on MVPD by having only 2 runs, or relatively low SNR/</w:t>
      </w:r>
      <w:proofErr w:type="spellStart"/>
      <w:proofErr w:type="gramStart"/>
      <w:r>
        <w:t>Nt</w:t>
      </w:r>
      <w:proofErr w:type="spellEnd"/>
      <w:r>
        <w:t xml:space="preserve"> ?</w:t>
      </w:r>
      <w:proofErr w:type="gramEnd"/>
      <w:r>
        <w:t xml:space="preserve"> Can we find a situation where MVPD better than </w:t>
      </w:r>
      <w:proofErr w:type="spellStart"/>
      <w:r>
        <w:t>dCor</w:t>
      </w:r>
      <w:proofErr w:type="spellEnd"/>
      <w:r>
        <w:t xml:space="preserve"> or RCA – </w:t>
      </w:r>
      <w:proofErr w:type="spellStart"/>
      <w:r>
        <w:t>eg</w:t>
      </w:r>
      <w:proofErr w:type="spellEnd"/>
      <w:r>
        <w:t xml:space="preserve"> does it benefit from not needing normalization, </w:t>
      </w:r>
      <w:proofErr w:type="spellStart"/>
      <w:r>
        <w:t>ie</w:t>
      </w:r>
      <w:proofErr w:type="spellEnd"/>
      <w:r>
        <w:t xml:space="preserve"> raw value = 0 when independent data?</w:t>
      </w:r>
    </w:p>
  </w:comment>
  <w:comment w:id="256" w:author="Microsoft Office User" w:date="2019-07-04T16:41:00Z" w:initials="MOU">
    <w:p w14:paraId="13A4F3AD" w14:textId="77777777" w:rsidR="004375CD" w:rsidRDefault="004375CD">
      <w:pPr>
        <w:pStyle w:val="CommentText"/>
      </w:pPr>
      <w:r>
        <w:rPr>
          <w:rStyle w:val="CommentReference"/>
        </w:rPr>
        <w:annotationRef/>
      </w:r>
      <w:r>
        <w:t xml:space="preserve">I don’t think more runs or larger </w:t>
      </w:r>
      <w:proofErr w:type="spellStart"/>
      <w:r>
        <w:t>Nt</w:t>
      </w:r>
      <w:proofErr w:type="spellEnd"/>
      <w:r>
        <w:t xml:space="preserve"> resolves this. MVPD is 0 under the null and that makes it statistically attractive.</w:t>
      </w:r>
    </w:p>
    <w:p w14:paraId="3A24DDCF" w14:textId="77777777" w:rsidR="004375CD" w:rsidRDefault="004375CD">
      <w:pPr>
        <w:pStyle w:val="CommentText"/>
      </w:pPr>
      <w:r>
        <w:t>+</w:t>
      </w:r>
    </w:p>
    <w:p w14:paraId="335E3441" w14:textId="77777777" w:rsidR="004375CD" w:rsidRDefault="004375CD">
      <w:pPr>
        <w:pStyle w:val="CommentText"/>
      </w:pPr>
      <w:r>
        <w:t xml:space="preserve">As you said in emails, it allows obtaining the functional mapping (and also different subspaces by changing the number of PCs, i.e. what they explain in the </w:t>
      </w:r>
      <w:proofErr w:type="spellStart"/>
      <w:r>
        <w:t>PLoSCB</w:t>
      </w:r>
      <w:proofErr w:type="spellEnd"/>
      <w:r>
        <w:t xml:space="preserve"> paper)</w:t>
      </w:r>
    </w:p>
  </w:comment>
  <w:comment w:id="257" w:author="AlessioB" w:date="2019-07-05T17:35:00Z" w:initials="A">
    <w:p w14:paraId="4007643A" w14:textId="77777777" w:rsidR="009668D3" w:rsidRDefault="009668D3">
      <w:pPr>
        <w:pStyle w:val="CommentText"/>
      </w:pPr>
      <w:r>
        <w:rPr>
          <w:rStyle w:val="CommentReference"/>
        </w:rPr>
        <w:annotationRef/>
      </w:r>
      <w:r>
        <w:t>Let us also try to code the ridge regression approach instead of the least-squares. Maybe with the former one MVPD performance would increase. AB</w:t>
      </w:r>
    </w:p>
  </w:comment>
  <w:comment w:id="264" w:author="Rik Henson [2]" w:date="2019-07-01T14:33:00Z" w:initials="RH">
    <w:p w14:paraId="769CCAE7" w14:textId="77777777" w:rsidR="00415778" w:rsidRDefault="00415778">
      <w:pPr>
        <w:pStyle w:val="CommentText"/>
      </w:pPr>
      <w:r>
        <w:rPr>
          <w:rStyle w:val="CommentReference"/>
        </w:rPr>
        <w:annotationRef/>
      </w:r>
      <w:r>
        <w:t>TBC</w:t>
      </w:r>
    </w:p>
  </w:comment>
  <w:comment w:id="265" w:author="Microsoft Office User" w:date="2019-07-04T16:45:00Z" w:initials="MOU">
    <w:p w14:paraId="7820E4D8" w14:textId="77777777" w:rsidR="006D04FE" w:rsidRDefault="006D04FE">
      <w:pPr>
        <w:pStyle w:val="CommentText"/>
      </w:pPr>
      <w:r>
        <w:rPr>
          <w:rStyle w:val="CommentReference"/>
        </w:rPr>
        <w:annotationRef/>
      </w:r>
      <w:r>
        <w:t>Isn’t this for the next example?</w:t>
      </w:r>
    </w:p>
  </w:comment>
  <w:comment w:id="281" w:author="Rik Henson [2]" w:date="2019-06-24T10:41:00Z" w:initials="RH">
    <w:p w14:paraId="20F82616" w14:textId="77777777" w:rsidR="0044077E" w:rsidRDefault="0044077E">
      <w:pPr>
        <w:pStyle w:val="CommentText"/>
      </w:pPr>
      <w:r>
        <w:rPr>
          <w:rStyle w:val="CommentReference"/>
        </w:rPr>
        <w:annotationRef/>
      </w:r>
      <w:r>
        <w:t xml:space="preserve">Oddly phrased from perspective of normal use of averaging to attenuate noise. The real point is that an ROI may have no single “representative” </w:t>
      </w:r>
      <w:proofErr w:type="spellStart"/>
      <w:proofErr w:type="gramStart"/>
      <w:r>
        <w:t>timecourse</w:t>
      </w:r>
      <w:proofErr w:type="spellEnd"/>
      <w:r>
        <w:t>,  in</w:t>
      </w:r>
      <w:proofErr w:type="gramEnd"/>
      <w:r>
        <w:t xml:space="preserve"> which case averaging will ignore potentially useful signal, rather than increasing noise (or only noise in sense that the average is not representative of anything, which seems unlikely)?</w:t>
      </w:r>
    </w:p>
  </w:comment>
  <w:comment w:id="279" w:author="Rik Henson [2]" w:date="2019-07-01T14:36:00Z" w:initials="RH">
    <w:p w14:paraId="6AD9D7F5" w14:textId="77777777" w:rsidR="00415778" w:rsidRDefault="00415778">
      <w:pPr>
        <w:pStyle w:val="CommentText"/>
      </w:pPr>
      <w:r>
        <w:rPr>
          <w:rStyle w:val="CommentReference"/>
        </w:rPr>
        <w:annotationRef/>
      </w:r>
      <w:r>
        <w:t>Alessio changed cc=0, to increase RCA performance in this example. However, I like the idea of using the same C as in Example 1, but changing T instead (</w:t>
      </w:r>
      <w:proofErr w:type="spellStart"/>
      <w:r>
        <w:t>cf</w:t>
      </w:r>
      <w:proofErr w:type="spellEnd"/>
      <w:r>
        <w:t xml:space="preserve"> Example 2, where we keep T from Example 1, but change C).</w:t>
      </w:r>
      <w:r w:rsidR="00E22C19">
        <w:t xml:space="preserve"> Do we need to explain why RCA not so good?</w:t>
      </w:r>
    </w:p>
  </w:comment>
  <w:comment w:id="330" w:author="Rik Henson [2]" w:date="2019-06-25T11:18:00Z" w:initials="RH">
    <w:p w14:paraId="423EB429" w14:textId="77777777" w:rsidR="00942B27" w:rsidRDefault="00942B27">
      <w:pPr>
        <w:pStyle w:val="CommentText"/>
      </w:pPr>
      <w:r>
        <w:rPr>
          <w:rStyle w:val="CommentReference"/>
        </w:rPr>
        <w:annotationRef/>
      </w:r>
      <w:r>
        <w:t>Positive dependency within ROI, so mean would be a suitable summary, but no connectivity</w:t>
      </w:r>
    </w:p>
  </w:comment>
  <w:comment w:id="335" w:author="Rik Henson [2]" w:date="2019-07-01T14:38:00Z" w:initials="RH">
    <w:p w14:paraId="7A9260EF" w14:textId="77777777" w:rsidR="00E22C19" w:rsidRDefault="00E22C19">
      <w:pPr>
        <w:pStyle w:val="CommentText"/>
      </w:pPr>
      <w:r>
        <w:rPr>
          <w:rStyle w:val="CommentReference"/>
        </w:rPr>
        <w:annotationRef/>
      </w:r>
      <w:r>
        <w:t>TBC</w:t>
      </w:r>
    </w:p>
  </w:comment>
  <w:comment w:id="352" w:author="Rik Henson [2]" w:date="2019-07-01T14:45:00Z" w:initials="RH">
    <w:p w14:paraId="5C9D9B12" w14:textId="77777777" w:rsidR="00E22C19" w:rsidRDefault="00E22C19">
      <w:pPr>
        <w:pStyle w:val="CommentText"/>
      </w:pPr>
      <w:r>
        <w:rPr>
          <w:rStyle w:val="CommentReference"/>
        </w:rPr>
        <w:annotationRef/>
      </w:r>
      <w:r>
        <w:t>Agree?</w:t>
      </w:r>
    </w:p>
  </w:comment>
  <w:comment w:id="370" w:author="Microsoft Office User" w:date="2019-07-18T16:21:00Z" w:initials="MOU">
    <w:p w14:paraId="2552F142" w14:textId="77777777" w:rsidR="00E342F7" w:rsidRDefault="00E342F7">
      <w:pPr>
        <w:pStyle w:val="CommentText"/>
      </w:pPr>
      <w:r>
        <w:rPr>
          <w:rStyle w:val="CommentReference"/>
        </w:rPr>
        <w:annotationRef/>
      </w:r>
    </w:p>
  </w:comment>
  <w:comment w:id="371" w:author="Microsoft Office User" w:date="2019-07-18T16:21:00Z" w:initials="MOU">
    <w:p w14:paraId="79FE4425" w14:textId="77777777" w:rsidR="00E342F7" w:rsidRDefault="00E342F7">
      <w:pPr>
        <w:pStyle w:val="CommentText"/>
      </w:pPr>
      <w:r>
        <w:rPr>
          <w:rStyle w:val="CommentReference"/>
        </w:rPr>
        <w:annotationRef/>
      </w:r>
      <w:r w:rsidR="00F96C88">
        <w:rPr>
          <w:noProof/>
        </w:rPr>
        <w:t>I</w:t>
      </w:r>
      <w:r w:rsidR="00F96C88">
        <w:rPr>
          <w:noProof/>
        </w:rPr>
        <w:t xml:space="preserve"> </w:t>
      </w:r>
    </w:p>
  </w:comment>
  <w:comment w:id="363" w:author="Rik Henson [2]" w:date="2019-07-01T14:44:00Z" w:initials="RH">
    <w:p w14:paraId="2A89311C" w14:textId="77777777" w:rsidR="00E22C19" w:rsidRDefault="00E22C19">
      <w:pPr>
        <w:pStyle w:val="CommentText"/>
      </w:pPr>
      <w:r>
        <w:rPr>
          <w:rStyle w:val="CommentReference"/>
        </w:rPr>
        <w:annotationRef/>
      </w:r>
      <w:r>
        <w:t>Does this make sense? Can you think of any other/better reasons why T would change with run?</w:t>
      </w:r>
    </w:p>
    <w:p w14:paraId="6C2DC7C6" w14:textId="77777777" w:rsidR="006D04FE" w:rsidRDefault="006D04FE">
      <w:pPr>
        <w:pStyle w:val="CommentText"/>
      </w:pPr>
    </w:p>
  </w:comment>
  <w:comment w:id="364" w:author="Microsoft Office User" w:date="2019-07-04T16:48:00Z" w:initials="MOU">
    <w:p w14:paraId="3355F782" w14:textId="77777777" w:rsidR="006D04FE" w:rsidRDefault="006D04FE">
      <w:pPr>
        <w:pStyle w:val="CommentText"/>
      </w:pPr>
      <w:r>
        <w:rPr>
          <w:rStyle w:val="CommentReference"/>
        </w:rPr>
        <w:annotationRef/>
      </w:r>
      <w:r>
        <w:t xml:space="preserve">Yes, but we don’t need the complex nonlinear relationship, right? even if each voxel is </w:t>
      </w:r>
      <w:proofErr w:type="gramStart"/>
      <w:r>
        <w:t>say</w:t>
      </w:r>
      <w:proofErr w:type="gramEnd"/>
      <w:r>
        <w:t xml:space="preserve"> the mean of 100,000 neurons and the linear mappings are </w:t>
      </w:r>
      <w:r>
        <w:rPr>
          <w:i/>
        </w:rPr>
        <w:t xml:space="preserve">different </w:t>
      </w:r>
      <w:r>
        <w:t xml:space="preserve">we would get this structure in the results.  </w:t>
      </w:r>
    </w:p>
    <w:p w14:paraId="04050461" w14:textId="77777777" w:rsidR="006D04FE" w:rsidRDefault="006D04FE">
      <w:pPr>
        <w:pStyle w:val="CommentText"/>
      </w:pPr>
    </w:p>
  </w:comment>
  <w:comment w:id="365" w:author="AlessioB" w:date="2019-07-05T17:36:00Z" w:initials="A">
    <w:p w14:paraId="4F85C206" w14:textId="77777777" w:rsidR="009668D3" w:rsidRDefault="009668D3">
      <w:pPr>
        <w:pStyle w:val="CommentText"/>
      </w:pPr>
      <w:r>
        <w:rPr>
          <w:rStyle w:val="CommentReference"/>
        </w:rPr>
        <w:annotationRef/>
      </w:r>
      <w:r>
        <w:t>Yes, I agree with removing the non-linear relationship and leave as the examples of 1) uncorrectable motion/changes across runs (in MEG e.g. we would also have the co-registration error with MRI, but this is fMRI so no co-registration error here), 2) learning effects, 3) difference in the stimuli. AB</w:t>
      </w:r>
    </w:p>
  </w:comment>
  <w:comment w:id="403" w:author="Rik Henson [2]" w:date="2019-07-01T14:49:00Z" w:initials="RH">
    <w:p w14:paraId="59713047" w14:textId="77777777" w:rsidR="00497243" w:rsidRDefault="00497243">
      <w:pPr>
        <w:pStyle w:val="CommentText"/>
      </w:pPr>
      <w:r>
        <w:rPr>
          <w:rStyle w:val="CommentReference"/>
        </w:rPr>
        <w:annotationRef/>
      </w:r>
      <w:r>
        <w:t>TBC</w:t>
      </w:r>
    </w:p>
  </w:comment>
  <w:comment w:id="427" w:author="Rik Henson [2]" w:date="2019-06-25T11:21:00Z" w:initials="RH">
    <w:p w14:paraId="6655F44C" w14:textId="77777777" w:rsidR="00942B27" w:rsidRDefault="00942B27">
      <w:pPr>
        <w:pStyle w:val="CommentText"/>
      </w:pPr>
      <w:r>
        <w:rPr>
          <w:rStyle w:val="CommentReference"/>
        </w:rPr>
        <w:annotationRef/>
      </w:r>
      <w:r>
        <w:t xml:space="preserve">In </w:t>
      </w:r>
      <w:proofErr w:type="gramStart"/>
      <w:r>
        <w:t>general</w:t>
      </w:r>
      <w:proofErr w:type="gramEnd"/>
      <w:r>
        <w:t xml:space="preserve"> one would expect T to be constant across runs. If the stimuli differ across runs, what neurophysiological mechanism is causing T to change (rather than patterns within each ROI changing). I guess if T is determined by complex, nonlinear interactions between neurons in different ROIs, it could depend on the specific patterns in an ROI.</w:t>
      </w:r>
    </w:p>
  </w:comment>
  <w:comment w:id="446" w:author="Microsoft Office User" w:date="2019-07-04T16:51:00Z" w:initials="MOU">
    <w:p w14:paraId="0A8A0604" w14:textId="77777777" w:rsidR="006D04FE" w:rsidRDefault="006D04FE">
      <w:pPr>
        <w:pStyle w:val="CommentText"/>
      </w:pPr>
      <w:r>
        <w:rPr>
          <w:rStyle w:val="CommentReference"/>
        </w:rPr>
        <w:annotationRef/>
      </w:r>
      <w:r>
        <w:t>Do you have a mathematical or conceptual intuition for this?</w:t>
      </w:r>
    </w:p>
  </w:comment>
  <w:comment w:id="454" w:author="Rik Henson [2]" w:date="2019-07-01T14:53:00Z" w:initials="RH">
    <w:p w14:paraId="6C158B56" w14:textId="77777777" w:rsidR="0086564A" w:rsidRDefault="0086564A">
      <w:pPr>
        <w:pStyle w:val="CommentText"/>
      </w:pPr>
      <w:r>
        <w:rPr>
          <w:rStyle w:val="CommentReference"/>
        </w:rPr>
        <w:annotationRef/>
      </w:r>
      <w:r>
        <w:t>TBC</w:t>
      </w:r>
    </w:p>
  </w:comment>
  <w:comment w:id="456" w:author="Microsoft Office User" w:date="2019-07-04T16:54:00Z" w:initials="MOU">
    <w:p w14:paraId="118F51D0" w14:textId="77777777" w:rsidR="006D04FE" w:rsidRDefault="006D04FE">
      <w:pPr>
        <w:pStyle w:val="CommentText"/>
      </w:pPr>
      <w:r>
        <w:rPr>
          <w:rStyle w:val="CommentReference"/>
        </w:rPr>
        <w:annotationRef/>
      </w:r>
      <w:r>
        <w:t xml:space="preserve">Should we say how this can happen in real data? E.g. movements, subject’s vigilance, </w:t>
      </w:r>
      <w:proofErr w:type="gramStart"/>
      <w:r>
        <w:t>etc. ?</w:t>
      </w:r>
      <w:proofErr w:type="gramEnd"/>
    </w:p>
  </w:comment>
  <w:comment w:id="470" w:author="Rik Henson [2]" w:date="2019-07-01T15:19:00Z" w:initials="RH">
    <w:p w14:paraId="42425DDF" w14:textId="77777777" w:rsidR="00476CAF" w:rsidRDefault="00476CAF">
      <w:pPr>
        <w:pStyle w:val="CommentText"/>
      </w:pPr>
      <w:r>
        <w:rPr>
          <w:rStyle w:val="CommentReference"/>
        </w:rPr>
        <w:annotationRef/>
      </w:r>
      <w:r>
        <w:t xml:space="preserve">I wonder whether we should add another viewing option to </w:t>
      </w:r>
      <w:proofErr w:type="spellStart"/>
      <w:r>
        <w:t>plotmv.m</w:t>
      </w:r>
      <w:proofErr w:type="spellEnd"/>
      <w:r>
        <w:t xml:space="preserve"> to show the trial-by-trial similarity matrix (using either Euclidean or Correlation), which might help explain how </w:t>
      </w:r>
      <w:proofErr w:type="spellStart"/>
      <w:r>
        <w:t>dCor</w:t>
      </w:r>
      <w:proofErr w:type="spellEnd"/>
      <w:r>
        <w:t xml:space="preserve"> and RCA work?</w:t>
      </w:r>
    </w:p>
  </w:comment>
  <w:comment w:id="471" w:author="Microsoft Office User" w:date="2019-07-04T16:52:00Z" w:initials="MOU">
    <w:p w14:paraId="07180E87" w14:textId="77777777" w:rsidR="006D04FE" w:rsidRDefault="006D04FE">
      <w:pPr>
        <w:pStyle w:val="CommentText"/>
      </w:pPr>
      <w:r>
        <w:rPr>
          <w:rStyle w:val="CommentReference"/>
        </w:rPr>
        <w:annotationRef/>
      </w:r>
      <w:r>
        <w:t>I don’t think this would be needed (no strong opinion against it though).</w:t>
      </w:r>
    </w:p>
    <w:p w14:paraId="40F214B4" w14:textId="77777777" w:rsidR="006D04FE" w:rsidRDefault="006D04FE">
      <w:pPr>
        <w:pStyle w:val="CommentText"/>
      </w:pPr>
      <w:r>
        <w:t>We can have a figure in the introduction for this though. I feel like we can have 2-3 conceptual cartoon figures there</w:t>
      </w:r>
    </w:p>
  </w:comment>
  <w:comment w:id="480" w:author="Rik Henson [2]" w:date="2019-07-01T14:53:00Z" w:initials="RH">
    <w:p w14:paraId="2211180E" w14:textId="77777777" w:rsidR="00476CAF" w:rsidRDefault="00476CAF" w:rsidP="00476CAF">
      <w:pPr>
        <w:pStyle w:val="CommentText"/>
      </w:pPr>
      <w:r>
        <w:rPr>
          <w:rStyle w:val="CommentReference"/>
        </w:rPr>
        <w:annotationRef/>
      </w:r>
      <w:r>
        <w:t>TBC</w:t>
      </w:r>
    </w:p>
  </w:comment>
  <w:comment w:id="510" w:author="Rik Henson [2]" w:date="2019-07-01T15:46:00Z" w:initials="RH">
    <w:p w14:paraId="04D4A2B0" w14:textId="77777777" w:rsidR="00206D29" w:rsidRDefault="00206D29">
      <w:pPr>
        <w:pStyle w:val="CommentText"/>
      </w:pPr>
      <w:r>
        <w:rPr>
          <w:rStyle w:val="CommentReference"/>
        </w:rPr>
        <w:annotationRef/>
      </w:r>
      <w:r>
        <w:t>Do other metrics improve as much?</w:t>
      </w:r>
    </w:p>
  </w:comment>
  <w:comment w:id="514" w:author="Rik Henson [2]" w:date="2019-07-01T15:39:00Z" w:initials="RH">
    <w:p w14:paraId="6C71E5FE" w14:textId="77777777" w:rsidR="00206D29" w:rsidRDefault="00206D29">
      <w:pPr>
        <w:pStyle w:val="CommentText"/>
      </w:pPr>
      <w:r>
        <w:rPr>
          <w:rStyle w:val="CommentReference"/>
        </w:rPr>
        <w:annotationRef/>
      </w:r>
      <w:r>
        <w:t>Though not sure the normalized values are much better, given the increased spread?</w:t>
      </w:r>
    </w:p>
  </w:comment>
  <w:comment w:id="515" w:author="Microsoft Office User" w:date="2019-07-04T16:56:00Z" w:initials="MOU">
    <w:p w14:paraId="689139FB" w14:textId="77777777" w:rsidR="009B530A" w:rsidRDefault="009B530A">
      <w:pPr>
        <w:pStyle w:val="CommentText"/>
      </w:pPr>
      <w:r>
        <w:rPr>
          <w:rStyle w:val="CommentReference"/>
        </w:rPr>
        <w:annotationRef/>
      </w:r>
      <w:r>
        <w:t>Do we really need figures here? Can’t we just show the 2 bars for RC with/without averaging or at the trial/condition level?</w:t>
      </w:r>
    </w:p>
    <w:p w14:paraId="266A4400" w14:textId="77777777" w:rsidR="009B530A" w:rsidRDefault="009B530A">
      <w:pPr>
        <w:pStyle w:val="CommentText"/>
      </w:pPr>
      <w:r>
        <w:t>+</w:t>
      </w:r>
    </w:p>
    <w:p w14:paraId="55BF8A77" w14:textId="77777777" w:rsidR="009B530A" w:rsidRDefault="009B530A">
      <w:pPr>
        <w:pStyle w:val="CommentText"/>
      </w:pPr>
      <w:r>
        <w:t xml:space="preserve">The advantage of averaging is not limited to this specific mapping. </w:t>
      </w:r>
      <w:proofErr w:type="gramStart"/>
      <w:r>
        <w:t>So</w:t>
      </w:r>
      <w:proofErr w:type="gramEnd"/>
      <w:r>
        <w:t xml:space="preserve"> I think having this particular mapping could be confusing and misleading (another reason for dropping the figures from the paper at least).</w:t>
      </w:r>
    </w:p>
  </w:comment>
  <w:comment w:id="537" w:author="Rik Henson [2]" w:date="2019-07-01T15:21:00Z" w:initials="RH">
    <w:p w14:paraId="302FE899" w14:textId="77777777" w:rsidR="00476CAF" w:rsidRDefault="00476CAF">
      <w:pPr>
        <w:pStyle w:val="CommentText"/>
      </w:pPr>
      <w:r>
        <w:rPr>
          <w:rStyle w:val="CommentReference"/>
        </w:rPr>
        <w:annotationRef/>
      </w:r>
      <w:r>
        <w:t>TBC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6FEE88" w15:done="0"/>
  <w15:commentEx w15:paraId="071EB4C5" w15:done="0"/>
  <w15:commentEx w15:paraId="4009A97B" w15:done="0"/>
  <w15:commentEx w15:paraId="4DB7AB33" w15:done="0"/>
  <w15:commentEx w15:paraId="1A2FA35D" w15:done="0"/>
  <w15:commentEx w15:paraId="309AE67A" w15:done="0"/>
  <w15:commentEx w15:paraId="418898EF" w15:done="0"/>
  <w15:commentEx w15:paraId="305FCEA9" w15:done="0"/>
  <w15:commentEx w15:paraId="06DA958C" w15:done="0"/>
  <w15:commentEx w15:paraId="0AA7D2C9" w15:done="0"/>
  <w15:commentEx w15:paraId="634E21F7" w15:done="0"/>
  <w15:commentEx w15:paraId="4779DC5E" w15:done="0"/>
  <w15:commentEx w15:paraId="2E66E0E2" w15:done="0"/>
  <w15:commentEx w15:paraId="3BCE1552" w15:done="0"/>
  <w15:commentEx w15:paraId="6C14AEBF" w15:done="0"/>
  <w15:commentEx w15:paraId="7080CBEC" w15:done="0"/>
  <w15:commentEx w15:paraId="181C045D" w15:done="0"/>
  <w15:commentEx w15:paraId="05E01F5B" w15:done="0"/>
  <w15:commentEx w15:paraId="021FA90C" w15:done="0"/>
  <w15:commentEx w15:paraId="335E3441" w15:done="0"/>
  <w15:commentEx w15:paraId="4007643A" w15:done="0"/>
  <w15:commentEx w15:paraId="769CCAE7" w15:done="0"/>
  <w15:commentEx w15:paraId="7820E4D8" w15:done="0"/>
  <w15:commentEx w15:paraId="20F82616" w15:done="0"/>
  <w15:commentEx w15:paraId="6AD9D7F5" w15:done="0"/>
  <w15:commentEx w15:paraId="423EB429" w15:done="0"/>
  <w15:commentEx w15:paraId="7A9260EF" w15:done="0"/>
  <w15:commentEx w15:paraId="5C9D9B12" w15:done="0"/>
  <w15:commentEx w15:paraId="2552F142" w15:done="0"/>
  <w15:commentEx w15:paraId="79FE4425" w15:paraIdParent="2552F142" w15:done="0"/>
  <w15:commentEx w15:paraId="6C2DC7C6" w15:done="0"/>
  <w15:commentEx w15:paraId="04050461" w15:done="0"/>
  <w15:commentEx w15:paraId="4F85C206" w15:done="0"/>
  <w15:commentEx w15:paraId="59713047" w15:done="0"/>
  <w15:commentEx w15:paraId="6655F44C" w15:done="0"/>
  <w15:commentEx w15:paraId="0A8A0604" w15:done="0"/>
  <w15:commentEx w15:paraId="6C158B56" w15:done="0"/>
  <w15:commentEx w15:paraId="118F51D0" w15:done="0"/>
  <w15:commentEx w15:paraId="42425DDF" w15:done="0"/>
  <w15:commentEx w15:paraId="40F214B4" w15:done="0"/>
  <w15:commentEx w15:paraId="2211180E" w15:done="0"/>
  <w15:commentEx w15:paraId="04D4A2B0" w15:done="0"/>
  <w15:commentEx w15:paraId="6C71E5FE" w15:done="0"/>
  <w15:commentEx w15:paraId="55BF8A77" w15:done="0"/>
  <w15:commentEx w15:paraId="302FE8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6FEE88" w16cid:durableId="20DB17E0"/>
  <w16cid:commentId w16cid:paraId="071EB4C5" w16cid:durableId="20DB17E1"/>
  <w16cid:commentId w16cid:paraId="4009A97B" w16cid:durableId="20DB17E2"/>
  <w16cid:commentId w16cid:paraId="4DB7AB33" w16cid:durableId="20DB17E3"/>
  <w16cid:commentId w16cid:paraId="1A2FA35D" w16cid:durableId="20DB17E4"/>
  <w16cid:commentId w16cid:paraId="309AE67A" w16cid:durableId="20DB17E5"/>
  <w16cid:commentId w16cid:paraId="418898EF" w16cid:durableId="20DB17E6"/>
  <w16cid:commentId w16cid:paraId="305FCEA9" w16cid:durableId="20DB17E7"/>
  <w16cid:commentId w16cid:paraId="06DA958C" w16cid:durableId="20DB17E8"/>
  <w16cid:commentId w16cid:paraId="0AA7D2C9" w16cid:durableId="20DB17E9"/>
  <w16cid:commentId w16cid:paraId="634E21F7" w16cid:durableId="20DB17EA"/>
  <w16cid:commentId w16cid:paraId="4779DC5E" w16cid:durableId="20DB17EB"/>
  <w16cid:commentId w16cid:paraId="2E66E0E2" w16cid:durableId="20DB17EC"/>
  <w16cid:commentId w16cid:paraId="3BCE1552" w16cid:durableId="20DB17ED"/>
  <w16cid:commentId w16cid:paraId="6C14AEBF" w16cid:durableId="20DB17EE"/>
  <w16cid:commentId w16cid:paraId="7080CBEC" w16cid:durableId="20DB17EF"/>
  <w16cid:commentId w16cid:paraId="05E01F5B" w16cid:durableId="20DB17F0"/>
  <w16cid:commentId w16cid:paraId="021FA90C" w16cid:durableId="20DB17F1"/>
  <w16cid:commentId w16cid:paraId="335E3441" w16cid:durableId="20DB17F2"/>
  <w16cid:commentId w16cid:paraId="4007643A" w16cid:durableId="20DB17F3"/>
  <w16cid:commentId w16cid:paraId="769CCAE7" w16cid:durableId="20DB17F4"/>
  <w16cid:commentId w16cid:paraId="7820E4D8" w16cid:durableId="20DB17F5"/>
  <w16cid:commentId w16cid:paraId="20F82616" w16cid:durableId="20DB17F6"/>
  <w16cid:commentId w16cid:paraId="6AD9D7F5" w16cid:durableId="20DB17F7"/>
  <w16cid:commentId w16cid:paraId="423EB429" w16cid:durableId="20DB17F8"/>
  <w16cid:commentId w16cid:paraId="7A9260EF" w16cid:durableId="20DB17F9"/>
  <w16cid:commentId w16cid:paraId="5C9D9B12" w16cid:durableId="20DB17FA"/>
  <w16cid:commentId w16cid:paraId="2552F142" w16cid:durableId="20DB1B0A"/>
  <w16cid:commentId w16cid:paraId="79FE4425" w16cid:durableId="20DB1B12"/>
  <w16cid:commentId w16cid:paraId="6C2DC7C6" w16cid:durableId="20DB17FB"/>
  <w16cid:commentId w16cid:paraId="04050461" w16cid:durableId="20DB17FC"/>
  <w16cid:commentId w16cid:paraId="4F85C206" w16cid:durableId="20DB17FD"/>
  <w16cid:commentId w16cid:paraId="59713047" w16cid:durableId="20DB17FE"/>
  <w16cid:commentId w16cid:paraId="6655F44C" w16cid:durableId="20DB17FF"/>
  <w16cid:commentId w16cid:paraId="0A8A0604" w16cid:durableId="20DB1800"/>
  <w16cid:commentId w16cid:paraId="6C158B56" w16cid:durableId="20DB1801"/>
  <w16cid:commentId w16cid:paraId="118F51D0" w16cid:durableId="20DB1802"/>
  <w16cid:commentId w16cid:paraId="42425DDF" w16cid:durableId="20DB1803"/>
  <w16cid:commentId w16cid:paraId="40F214B4" w16cid:durableId="20DB1804"/>
  <w16cid:commentId w16cid:paraId="2211180E" w16cid:durableId="20DB1805"/>
  <w16cid:commentId w16cid:paraId="04D4A2B0" w16cid:durableId="20DB1806"/>
  <w16cid:commentId w16cid:paraId="6C71E5FE" w16cid:durableId="20DB1807"/>
  <w16cid:commentId w16cid:paraId="55BF8A77" w16cid:durableId="20DB1808"/>
  <w16cid:commentId w16cid:paraId="302FE899" w16cid:durableId="20DB18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2020603050405020304"/>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2239A1"/>
    <w:multiLevelType w:val="hybridMultilevel"/>
    <w:tmpl w:val="5F6C0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k Henson">
    <w15:presenceInfo w15:providerId="None" w15:userId="Rik Henson"/>
  </w15:person>
  <w15:person w15:author="Rik Henson [2]">
    <w15:presenceInfo w15:providerId="AD" w15:userId="S-1-5-21-1950246571-422974343-453104363-1239"/>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trackRevisions/>
  <w:defaultTabStop w:val="720"/>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6D69253C"/>
    <w:rsid w:val="00052D75"/>
    <w:rsid w:val="000A2925"/>
    <w:rsid w:val="000C645A"/>
    <w:rsid w:val="00102807"/>
    <w:rsid w:val="0011406F"/>
    <w:rsid w:val="00141795"/>
    <w:rsid w:val="001A67BB"/>
    <w:rsid w:val="001D1B7F"/>
    <w:rsid w:val="001F4D36"/>
    <w:rsid w:val="00206D29"/>
    <w:rsid w:val="00243D3C"/>
    <w:rsid w:val="00290307"/>
    <w:rsid w:val="002B5B6F"/>
    <w:rsid w:val="002F3026"/>
    <w:rsid w:val="00313ECF"/>
    <w:rsid w:val="00334EC7"/>
    <w:rsid w:val="00375661"/>
    <w:rsid w:val="003C43B5"/>
    <w:rsid w:val="003D6A21"/>
    <w:rsid w:val="00401558"/>
    <w:rsid w:val="00413B52"/>
    <w:rsid w:val="00415778"/>
    <w:rsid w:val="00430D1E"/>
    <w:rsid w:val="0043135B"/>
    <w:rsid w:val="004375CD"/>
    <w:rsid w:val="0044077E"/>
    <w:rsid w:val="0046644F"/>
    <w:rsid w:val="00476CAF"/>
    <w:rsid w:val="00497243"/>
    <w:rsid w:val="004A5097"/>
    <w:rsid w:val="004E2DDF"/>
    <w:rsid w:val="004F2F0F"/>
    <w:rsid w:val="005154DC"/>
    <w:rsid w:val="00522E38"/>
    <w:rsid w:val="0052598D"/>
    <w:rsid w:val="00550B08"/>
    <w:rsid w:val="005807DE"/>
    <w:rsid w:val="005B4EF9"/>
    <w:rsid w:val="00626CCD"/>
    <w:rsid w:val="00661FCF"/>
    <w:rsid w:val="006669DA"/>
    <w:rsid w:val="006D04FE"/>
    <w:rsid w:val="006F42CA"/>
    <w:rsid w:val="00712109"/>
    <w:rsid w:val="007E449C"/>
    <w:rsid w:val="00804CB0"/>
    <w:rsid w:val="00811F8B"/>
    <w:rsid w:val="0086564A"/>
    <w:rsid w:val="008664B1"/>
    <w:rsid w:val="00896188"/>
    <w:rsid w:val="008A775A"/>
    <w:rsid w:val="009409EA"/>
    <w:rsid w:val="00942B27"/>
    <w:rsid w:val="009459D3"/>
    <w:rsid w:val="009668D3"/>
    <w:rsid w:val="009877AC"/>
    <w:rsid w:val="009B530A"/>
    <w:rsid w:val="00A2779C"/>
    <w:rsid w:val="00A3161B"/>
    <w:rsid w:val="00A61BA9"/>
    <w:rsid w:val="00AA0CED"/>
    <w:rsid w:val="00AC6FB5"/>
    <w:rsid w:val="00AD06C0"/>
    <w:rsid w:val="00B02C12"/>
    <w:rsid w:val="00B0328E"/>
    <w:rsid w:val="00B30F55"/>
    <w:rsid w:val="00B7794F"/>
    <w:rsid w:val="00BB199B"/>
    <w:rsid w:val="00C320CF"/>
    <w:rsid w:val="00C36FC4"/>
    <w:rsid w:val="00C85F2E"/>
    <w:rsid w:val="00D96164"/>
    <w:rsid w:val="00DB2081"/>
    <w:rsid w:val="00DB2BDA"/>
    <w:rsid w:val="00DE631A"/>
    <w:rsid w:val="00E22C19"/>
    <w:rsid w:val="00E3388E"/>
    <w:rsid w:val="00E342F7"/>
    <w:rsid w:val="00EC4686"/>
    <w:rsid w:val="00F25296"/>
    <w:rsid w:val="00F62FF5"/>
    <w:rsid w:val="00F64B2B"/>
    <w:rsid w:val="00F74F51"/>
    <w:rsid w:val="00F96C88"/>
    <w:rsid w:val="00FA3C4C"/>
    <w:rsid w:val="6D6925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14BBD"/>
  <w15:docId w15:val="{8DF857A5-DBF4-5F45-A77E-CBA0E82B0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2FF5"/>
    <w:pPr>
      <w:spacing w:line="360" w:lineRule="auto"/>
    </w:pPr>
  </w:style>
  <w:style w:type="paragraph" w:styleId="Heading2">
    <w:name w:val="heading 2"/>
    <w:basedOn w:val="Normal"/>
    <w:next w:val="Normal"/>
    <w:link w:val="Heading2Char"/>
    <w:uiPriority w:val="9"/>
    <w:unhideWhenUsed/>
    <w:qFormat/>
    <w:rsid w:val="00626C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6CCD"/>
    <w:pPr>
      <w:keepNext/>
      <w:keepLines/>
      <w:spacing w:before="120" w:after="1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6A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A21"/>
    <w:rPr>
      <w:rFonts w:ascii="Tahoma" w:hAnsi="Tahoma" w:cs="Tahoma"/>
      <w:sz w:val="16"/>
      <w:szCs w:val="16"/>
    </w:rPr>
  </w:style>
  <w:style w:type="character" w:styleId="CommentReference">
    <w:name w:val="annotation reference"/>
    <w:basedOn w:val="DefaultParagraphFont"/>
    <w:uiPriority w:val="99"/>
    <w:semiHidden/>
    <w:unhideWhenUsed/>
    <w:rsid w:val="00DE631A"/>
    <w:rPr>
      <w:sz w:val="16"/>
      <w:szCs w:val="16"/>
    </w:rPr>
  </w:style>
  <w:style w:type="paragraph" w:styleId="CommentText">
    <w:name w:val="annotation text"/>
    <w:basedOn w:val="Normal"/>
    <w:link w:val="CommentTextChar"/>
    <w:uiPriority w:val="99"/>
    <w:semiHidden/>
    <w:unhideWhenUsed/>
    <w:rsid w:val="00DE631A"/>
    <w:pPr>
      <w:spacing w:line="240" w:lineRule="auto"/>
    </w:pPr>
    <w:rPr>
      <w:sz w:val="20"/>
      <w:szCs w:val="20"/>
    </w:rPr>
  </w:style>
  <w:style w:type="character" w:customStyle="1" w:styleId="CommentTextChar">
    <w:name w:val="Comment Text Char"/>
    <w:basedOn w:val="DefaultParagraphFont"/>
    <w:link w:val="CommentText"/>
    <w:uiPriority w:val="99"/>
    <w:semiHidden/>
    <w:rsid w:val="00DE631A"/>
    <w:rPr>
      <w:sz w:val="20"/>
      <w:szCs w:val="20"/>
    </w:rPr>
  </w:style>
  <w:style w:type="paragraph" w:styleId="CommentSubject">
    <w:name w:val="annotation subject"/>
    <w:basedOn w:val="CommentText"/>
    <w:next w:val="CommentText"/>
    <w:link w:val="CommentSubjectChar"/>
    <w:uiPriority w:val="99"/>
    <w:semiHidden/>
    <w:unhideWhenUsed/>
    <w:rsid w:val="00DE631A"/>
    <w:rPr>
      <w:b/>
      <w:bCs/>
    </w:rPr>
  </w:style>
  <w:style w:type="character" w:customStyle="1" w:styleId="CommentSubjectChar">
    <w:name w:val="Comment Subject Char"/>
    <w:basedOn w:val="CommentTextChar"/>
    <w:link w:val="CommentSubject"/>
    <w:uiPriority w:val="99"/>
    <w:semiHidden/>
    <w:rsid w:val="00DE631A"/>
    <w:rPr>
      <w:b/>
      <w:bCs/>
      <w:sz w:val="20"/>
      <w:szCs w:val="20"/>
    </w:rPr>
  </w:style>
  <w:style w:type="paragraph" w:styleId="NormalWeb">
    <w:name w:val="Normal (Web)"/>
    <w:basedOn w:val="Normal"/>
    <w:uiPriority w:val="99"/>
    <w:semiHidden/>
    <w:unhideWhenUsed/>
    <w:rsid w:val="004A5097"/>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PlaceholderText">
    <w:name w:val="Placeholder Text"/>
    <w:basedOn w:val="DefaultParagraphFont"/>
    <w:uiPriority w:val="99"/>
    <w:semiHidden/>
    <w:rsid w:val="00C36FC4"/>
    <w:rPr>
      <w:color w:val="808080"/>
    </w:rPr>
  </w:style>
  <w:style w:type="character" w:customStyle="1" w:styleId="Heading2Char">
    <w:name w:val="Heading 2 Char"/>
    <w:basedOn w:val="DefaultParagraphFont"/>
    <w:link w:val="Heading2"/>
    <w:uiPriority w:val="9"/>
    <w:rsid w:val="00626C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6CCD"/>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F62FF5"/>
    <w:pPr>
      <w:spacing w:after="0" w:line="240" w:lineRule="auto"/>
    </w:pPr>
  </w:style>
  <w:style w:type="paragraph" w:styleId="Revision">
    <w:name w:val="Revision"/>
    <w:hidden/>
    <w:uiPriority w:val="99"/>
    <w:semiHidden/>
    <w:rsid w:val="00E342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11</Pages>
  <Words>3513</Words>
  <Characters>20028</Characters>
  <Application>Microsoft Office Word</Application>
  <DocSecurity>0</DocSecurity>
  <Lines>166</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spike nili</dc:creator>
  <cp:lastModifiedBy>Microsoft Office User</cp:lastModifiedBy>
  <cp:revision>9</cp:revision>
  <dcterms:created xsi:type="dcterms:W3CDTF">2019-07-05T15:37:00Z</dcterms:created>
  <dcterms:modified xsi:type="dcterms:W3CDTF">2019-07-21T15:02:00Z</dcterms:modified>
</cp:coreProperties>
</file>